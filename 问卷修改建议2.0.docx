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A905" w14:textId="4DBC166B" w:rsidR="009841C4" w:rsidRDefault="00E56BA2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 w:hint="eastAsia"/>
          <w:sz w:val="32"/>
          <w:szCs w:val="32"/>
        </w:rPr>
        <w:t>第一部分</w:t>
      </w:r>
    </w:p>
    <w:p w14:paraId="0D233789" w14:textId="19882BC5" w:rsidR="00E56BA2" w:rsidDel="006E14C6" w:rsidRDefault="00E56BA2" w:rsidP="00E56BA2">
      <w:pPr>
        <w:pStyle w:val="a9"/>
        <w:numPr>
          <w:ilvl w:val="0"/>
          <w:numId w:val="1"/>
        </w:numPr>
        <w:rPr>
          <w:del w:id="0" w:author="xinyun lin" w:date="2026-01-21T16:11:00Z" w16du:dateUtc="2026-01-21T08:11:00Z"/>
          <w:rFonts w:asciiTheme="majorHAnsi" w:hAnsiTheme="majorHAnsi"/>
        </w:rPr>
      </w:pPr>
      <w:del w:id="1" w:author="xinyun lin" w:date="2026-01-21T16:11:00Z" w16du:dateUtc="2026-01-21T08:11:00Z">
        <w:r w:rsidDel="006E14C6">
          <w:rPr>
            <w:rFonts w:asciiTheme="majorHAnsi" w:hAnsiTheme="majorHAnsi" w:hint="eastAsia"/>
          </w:rPr>
          <w:delText>请问您目前所在年级？</w:delText>
        </w:r>
      </w:del>
    </w:p>
    <w:p w14:paraId="4862A6F8" w14:textId="261ADE57" w:rsidR="00E56BA2" w:rsidRDefault="00E56BA2" w:rsidP="00E56BA2">
      <w:pPr>
        <w:pStyle w:val="a9"/>
        <w:numPr>
          <w:ilvl w:val="0"/>
          <w:numId w:val="1"/>
        </w:numPr>
        <w:rPr>
          <w:rFonts w:asciiTheme="majorHAnsi" w:hAnsiTheme="majorHAnsi"/>
        </w:rPr>
      </w:pPr>
      <w:commentRangeStart w:id="2"/>
      <w:r>
        <w:rPr>
          <w:rFonts w:asciiTheme="majorHAnsi" w:hAnsiTheme="majorHAnsi" w:hint="eastAsia"/>
        </w:rPr>
        <w:t>过去的三个月内。您是否</w:t>
      </w:r>
      <w:r w:rsidRPr="00E56BA2">
        <w:rPr>
          <w:rFonts w:asciiTheme="majorHAnsi" w:hAnsiTheme="majorHAnsi"/>
        </w:rPr>
        <w:t>使用过生成式</w:t>
      </w:r>
      <w:r w:rsidRPr="00E56BA2">
        <w:rPr>
          <w:rFonts w:asciiTheme="majorHAnsi" w:hAnsiTheme="majorHAnsi"/>
        </w:rPr>
        <w:t>AI</w:t>
      </w:r>
      <w:r w:rsidRPr="00E56BA2">
        <w:rPr>
          <w:rFonts w:asciiTheme="majorHAnsi" w:hAnsiTheme="majorHAnsi"/>
        </w:rPr>
        <w:t>工具（如</w:t>
      </w:r>
      <w:r w:rsidRPr="00E56BA2">
        <w:rPr>
          <w:rFonts w:asciiTheme="majorHAnsi" w:hAnsiTheme="majorHAnsi"/>
        </w:rPr>
        <w:t>ChatGPT</w:t>
      </w:r>
      <w:r w:rsidRPr="00E56BA2">
        <w:rPr>
          <w:rFonts w:asciiTheme="majorHAnsi" w:hAnsiTheme="majorHAnsi"/>
        </w:rPr>
        <w:t>、文心一言、</w:t>
      </w:r>
      <w:r w:rsidRPr="00E56BA2">
        <w:rPr>
          <w:rFonts w:asciiTheme="majorHAnsi" w:hAnsiTheme="majorHAnsi"/>
        </w:rPr>
        <w:t>Kimi</w:t>
      </w:r>
      <w:r w:rsidRPr="00E56BA2">
        <w:rPr>
          <w:rFonts w:asciiTheme="majorHAnsi" w:hAnsiTheme="majorHAnsi"/>
        </w:rPr>
        <w:t>、通义千问等）？</w:t>
      </w:r>
      <w:commentRangeEnd w:id="2"/>
      <w:r w:rsidR="00A76D06">
        <w:rPr>
          <w:rStyle w:val="af3"/>
        </w:rPr>
        <w:commentReference w:id="2"/>
      </w:r>
    </w:p>
    <w:p w14:paraId="05F4413C" w14:textId="753A2881" w:rsidR="00E56BA2" w:rsidRDefault="00E56BA2" w:rsidP="00E56BA2">
      <w:pPr>
        <w:pStyle w:val="a9"/>
        <w:numPr>
          <w:ilvl w:val="0"/>
          <w:numId w:val="1"/>
        </w:numPr>
        <w:rPr>
          <w:rFonts w:asciiTheme="majorHAnsi" w:hAnsiTheme="majorHAnsi"/>
        </w:rPr>
      </w:pPr>
      <w:r w:rsidRPr="00E56BA2">
        <w:rPr>
          <w:rFonts w:asciiTheme="majorHAnsi" w:hAnsiTheme="majorHAnsi"/>
        </w:rPr>
        <w:t>您目前最常使用的用途</w:t>
      </w:r>
      <w:r w:rsidRPr="00E56BA2">
        <w:rPr>
          <w:rFonts w:asciiTheme="majorHAnsi" w:hAnsiTheme="majorHAnsi" w:hint="eastAsia"/>
        </w:rPr>
        <w:t>是</w:t>
      </w:r>
      <w:r w:rsidRPr="00E56BA2">
        <w:rPr>
          <w:rFonts w:asciiTheme="majorHAnsi" w:hAnsiTheme="majorHAnsi"/>
        </w:rPr>
        <w:t>什么？（多选，限选</w:t>
      </w:r>
      <w:r w:rsidRPr="00E56BA2">
        <w:rPr>
          <w:rFonts w:asciiTheme="majorHAnsi" w:hAnsiTheme="majorHAnsi"/>
        </w:rPr>
        <w:t>3</w:t>
      </w:r>
      <w:r w:rsidRPr="00E56BA2">
        <w:rPr>
          <w:rFonts w:asciiTheme="majorHAnsi" w:hAnsiTheme="majorHAnsi"/>
        </w:rPr>
        <w:t>项</w:t>
      </w:r>
      <w:r>
        <w:rPr>
          <w:rFonts w:asciiTheme="majorHAnsi" w:hAnsiTheme="majorHAnsi" w:hint="eastAsia"/>
        </w:rPr>
        <w:t>）</w:t>
      </w:r>
    </w:p>
    <w:p w14:paraId="13840A87" w14:textId="4964E90D" w:rsidR="00E56BA2" w:rsidRDefault="00E56BA2" w:rsidP="00E56BA2">
      <w:pPr>
        <w:pStyle w:val="a9"/>
        <w:numPr>
          <w:ilvl w:val="0"/>
          <w:numId w:val="1"/>
        </w:numPr>
        <w:rPr>
          <w:ins w:id="3" w:author="Grey Reger" w:date="2026-01-21T18:34:00Z" w16du:dateUtc="2026-01-21T10:34:00Z"/>
          <w:rFonts w:asciiTheme="majorHAnsi" w:hAnsiTheme="majorHAnsi"/>
        </w:rPr>
      </w:pPr>
      <w:r w:rsidRPr="00E56BA2">
        <w:rPr>
          <w:rFonts w:asciiTheme="majorHAnsi" w:hAnsiTheme="majorHAnsi"/>
        </w:rPr>
        <w:t>您目前是否为任何</w:t>
      </w:r>
      <w:r w:rsidRPr="00E56BA2">
        <w:rPr>
          <w:rFonts w:asciiTheme="majorHAnsi" w:hAnsiTheme="majorHAnsi"/>
        </w:rPr>
        <w:t>AI</w:t>
      </w:r>
      <w:r w:rsidRPr="00E56BA2">
        <w:rPr>
          <w:rFonts w:asciiTheme="majorHAnsi" w:hAnsiTheme="majorHAnsi"/>
        </w:rPr>
        <w:t>工具付费（包括官方订阅或第三方</w:t>
      </w:r>
      <w:r w:rsidRPr="00E56BA2">
        <w:rPr>
          <w:rFonts w:asciiTheme="majorHAnsi" w:hAnsiTheme="majorHAnsi"/>
        </w:rPr>
        <w:t>API</w:t>
      </w:r>
      <w:r w:rsidRPr="00E56BA2">
        <w:rPr>
          <w:rFonts w:asciiTheme="majorHAnsi" w:hAnsiTheme="majorHAnsi"/>
        </w:rPr>
        <w:t>中转）？</w:t>
      </w:r>
    </w:p>
    <w:p w14:paraId="2960BC42" w14:textId="5F831F94" w:rsidR="001F311E" w:rsidRPr="001F311E" w:rsidRDefault="001F311E" w:rsidP="001F311E">
      <w:pPr>
        <w:ind w:left="360"/>
        <w:rPr>
          <w:rFonts w:asciiTheme="majorHAnsi" w:hAnsiTheme="majorHAnsi" w:hint="eastAsia"/>
          <w:rPrChange w:id="4" w:author="Grey Reger" w:date="2026-01-21T18:34:00Z" w16du:dateUtc="2026-01-21T10:34:00Z">
            <w:rPr/>
          </w:rPrChange>
        </w:rPr>
        <w:pPrChange w:id="5" w:author="Grey Reger" w:date="2026-01-21T18:34:00Z" w16du:dateUtc="2026-01-21T10:34:00Z">
          <w:pPr>
            <w:pStyle w:val="a9"/>
            <w:numPr>
              <w:numId w:val="1"/>
            </w:numPr>
            <w:ind w:hanging="360"/>
          </w:pPr>
        </w:pPrChange>
      </w:pPr>
      <w:ins w:id="6" w:author="Grey Reger" w:date="2026-01-21T18:34:00Z" w16du:dateUtc="2026-01-21T10:34:00Z">
        <w:r>
          <w:rPr>
            <w:rFonts w:asciiTheme="majorHAnsi" w:hAnsiTheme="majorHAnsi" w:hint="eastAsia"/>
          </w:rPr>
          <w:t>提示：</w:t>
        </w:r>
      </w:ins>
      <w:ins w:id="7" w:author="Grey Reger" w:date="2026-01-21T18:34:00Z">
        <w:r w:rsidRPr="001F311E">
          <w:rPr>
            <w:rFonts w:asciiTheme="majorHAnsi" w:hAnsiTheme="majorHAnsi"/>
          </w:rPr>
          <w:t>不建议出现</w:t>
        </w:r>
        <w:proofErr w:type="spellStart"/>
        <w:r w:rsidRPr="001F311E">
          <w:rPr>
            <w:rFonts w:asciiTheme="majorHAnsi" w:hAnsiTheme="majorHAnsi"/>
          </w:rPr>
          <w:t>chatGPT</w:t>
        </w:r>
        <w:proofErr w:type="spellEnd"/>
        <w:r w:rsidRPr="001F311E">
          <w:rPr>
            <w:rFonts w:asciiTheme="majorHAnsi" w:hAnsiTheme="majorHAnsi"/>
          </w:rPr>
          <w:t>等科学上网才能使用的</w:t>
        </w:r>
        <w:r w:rsidRPr="001F311E">
          <w:rPr>
            <w:rFonts w:asciiTheme="majorHAnsi" w:hAnsiTheme="majorHAnsi"/>
          </w:rPr>
          <w:t>AI</w:t>
        </w:r>
        <w:r w:rsidRPr="001F311E">
          <w:rPr>
            <w:rFonts w:asciiTheme="majorHAnsi" w:hAnsiTheme="majorHAnsi"/>
          </w:rPr>
          <w:t>，容易被老师直接毙掉</w:t>
        </w:r>
      </w:ins>
    </w:p>
    <w:p w14:paraId="01182914" w14:textId="1500D725" w:rsidR="00E56BA2" w:rsidRDefault="00E56BA2" w:rsidP="00E56BA2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 w:hint="eastAsia"/>
          <w:sz w:val="32"/>
          <w:szCs w:val="32"/>
        </w:rPr>
        <w:t>第二部分</w:t>
      </w:r>
    </w:p>
    <w:p w14:paraId="477D13F9" w14:textId="16AF981D" w:rsidR="00F44EE8" w:rsidRPr="00F44EE8" w:rsidRDefault="00C53D4A" w:rsidP="00F44EE8">
      <w:pPr>
        <w:rPr>
          <w:rFonts w:asciiTheme="majorEastAsia" w:eastAsiaTheme="majorEastAsia" w:hAnsiTheme="majorEastAsia"/>
        </w:rPr>
      </w:pPr>
      <w:r w:rsidRPr="00C53D4A">
        <w:rPr>
          <w:rFonts w:asciiTheme="majorEastAsia" w:eastAsiaTheme="majorEastAsia" w:hAnsiTheme="majorEastAsia"/>
        </w:rPr>
        <w:t xml:space="preserve">我们将为您展示两款不同的AI订阅方案（方案A vs 方案B）。 请您综合考虑智能程度、上下文长度、隐私保护和价格，选出您在现实生活中真正愿意掏钱购买的那一个。如果不满意，也可以选择“都不选”。 </w:t>
      </w:r>
      <w:r w:rsidRPr="00F44EE8">
        <w:rPr>
          <w:rFonts w:asciiTheme="majorEastAsia" w:eastAsiaTheme="majorEastAsia" w:hAnsiTheme="majorEastAsia"/>
          <w:b/>
          <w:bCs/>
        </w:rPr>
        <w:t>请想象这是您真实的生活费支出</w:t>
      </w:r>
      <w:r w:rsidRPr="00C53D4A">
        <w:rPr>
          <w:rFonts w:asciiTheme="majorEastAsia" w:eastAsiaTheme="majorEastAsia" w:hAnsiTheme="majorEastAsia"/>
        </w:rPr>
        <w:t>，请务必慎重选择。</w:t>
      </w:r>
    </w:p>
    <w:p w14:paraId="2474212F" w14:textId="77777777" w:rsidR="00F44EE8" w:rsidRPr="00F44EE8" w:rsidRDefault="00F44EE8" w:rsidP="00F44EE8">
      <w:pPr>
        <w:rPr>
          <w:rFonts w:asciiTheme="majorEastAsia" w:eastAsiaTheme="majorEastAsia" w:hAnsiTheme="majorEastAsia"/>
        </w:rPr>
      </w:pPr>
      <w:r w:rsidRPr="00F44EE8">
        <w:rPr>
          <w:rFonts w:asciiTheme="majorEastAsia" w:eastAsiaTheme="majorEastAsia" w:hAnsiTheme="majorEastAsia" w:hint="eastAsia"/>
        </w:rPr>
        <w:t>【免费基础版说明】如果您选择"都不选"，默认您将继续使用免费版本，其配置为：</w:t>
      </w:r>
    </w:p>
    <w:p w14:paraId="119EC054" w14:textId="106BAB86" w:rsidR="00DE648E" w:rsidRDefault="00F44EE8" w:rsidP="00DE648E">
      <w:pPr>
        <w:rPr>
          <w:rFonts w:asciiTheme="majorEastAsia" w:eastAsiaTheme="majorEastAsia" w:hAnsiTheme="majorEastAsia"/>
        </w:rPr>
      </w:pPr>
      <w:r w:rsidRPr="00F44EE8">
        <w:rPr>
          <w:rFonts w:asciiTheme="majorEastAsia" w:eastAsiaTheme="majorEastAsia" w:hAnsiTheme="majorEastAsia" w:hint="eastAsia"/>
        </w:rPr>
        <w:t>【智能】</w:t>
      </w:r>
      <w:r>
        <w:rPr>
          <w:rFonts w:asciiTheme="majorEastAsia" w:eastAsiaTheme="majorEastAsia" w:hAnsiTheme="majorEastAsia" w:hint="eastAsia"/>
        </w:rPr>
        <w:t>辅助</w:t>
      </w:r>
      <w:r w:rsidRPr="00F44EE8">
        <w:rPr>
          <w:rFonts w:asciiTheme="majorEastAsia" w:eastAsiaTheme="majorEastAsia" w:hAnsiTheme="majorEastAsia" w:hint="eastAsia"/>
        </w:rPr>
        <w:t>处理专业任务（</w:t>
      </w:r>
      <w:r>
        <w:rPr>
          <w:rFonts w:asciiTheme="majorEastAsia" w:eastAsiaTheme="majorEastAsia" w:hAnsiTheme="majorEastAsia" w:hint="eastAsia"/>
        </w:rPr>
        <w:t>可辅助学习</w:t>
      </w:r>
      <w:r w:rsidRPr="00F44EE8">
        <w:rPr>
          <w:rFonts w:asciiTheme="majorEastAsia" w:eastAsiaTheme="majorEastAsia" w:hAnsiTheme="majorEastAsia" w:hint="eastAsia"/>
        </w:rPr>
        <w:t>高数/代码/</w:t>
      </w:r>
      <w:r>
        <w:rPr>
          <w:rFonts w:asciiTheme="majorEastAsia" w:eastAsiaTheme="majorEastAsia" w:hAnsiTheme="majorEastAsia" w:hint="eastAsia"/>
        </w:rPr>
        <w:t>阅读</w:t>
      </w:r>
      <w:r w:rsidRPr="00F44EE8">
        <w:rPr>
          <w:rFonts w:asciiTheme="majorEastAsia" w:eastAsiaTheme="majorEastAsia" w:hAnsiTheme="majorEastAsia" w:hint="eastAsia"/>
        </w:rPr>
        <w:t>文献</w:t>
      </w:r>
      <w:r>
        <w:rPr>
          <w:rFonts w:asciiTheme="majorEastAsia" w:eastAsiaTheme="majorEastAsia" w:hAnsiTheme="majorEastAsia" w:hint="eastAsia"/>
        </w:rPr>
        <w:t>，真实性</w:t>
      </w:r>
      <w:r w:rsidRPr="00F44EE8">
        <w:rPr>
          <w:rFonts w:asciiTheme="majorEastAsia" w:eastAsiaTheme="majorEastAsia" w:hAnsiTheme="majorEastAsia" w:hint="eastAsia"/>
        </w:rPr>
        <w:t>需人工核查修正）｜【上下文】标准（可读1篇论文）｜【隐私】数据会被官方训练｜【价格】0元/月</w:t>
      </w:r>
    </w:p>
    <w:p w14:paraId="4B766F90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</w:p>
    <w:p w14:paraId="124509B2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1. 如果市面上有以下两款AI产品，您会选择哪一款？</w:t>
      </w:r>
    </w:p>
    <w:p w14:paraId="7D91A776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方案A：【智能】可信的自主创作（独立撰写实验方案、生成可直接投稿的论文初稿、创作商业文案无需二次修改）｜【上下文】超长（可读3本书）｜【隐私】数据会被官方训练｜【价格】80元/月</w:t>
      </w:r>
    </w:p>
    <w:p w14:paraId="57D243BD" w14:textId="616378D8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方案B：【智能】辅助处理专业</w:t>
      </w:r>
      <w:r>
        <w:rPr>
          <w:rFonts w:asciiTheme="majorEastAsia" w:eastAsiaTheme="majorEastAsia" w:hAnsiTheme="majorEastAsia" w:hint="eastAsia"/>
        </w:rPr>
        <w:t>任务</w:t>
      </w:r>
      <w:r w:rsidRPr="00DE648E">
        <w:rPr>
          <w:rFonts w:asciiTheme="majorEastAsia" w:eastAsiaTheme="majorEastAsia" w:hAnsiTheme="majorEastAsia" w:hint="eastAsia"/>
        </w:rPr>
        <w:t>｜【上下文】标准｜【隐私】严格保密（无痕模式）｜【价格】20元/月</w:t>
      </w:r>
    </w:p>
    <w:p w14:paraId="387D9CD3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A、B、都不选</w:t>
      </w:r>
    </w:p>
    <w:p w14:paraId="45F62B76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</w:p>
    <w:p w14:paraId="0FEE1B6C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lastRenderedPageBreak/>
        <w:t>2. 如果市面上有以下两款AI产品，您会选择哪一款？</w:t>
      </w:r>
    </w:p>
    <w:p w14:paraId="3C9EB1A3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方案A：【智能】辅助处理专业任务｜【上下文】超长｜【隐私】严格保密｜【价格】50元/月</w:t>
      </w:r>
    </w:p>
    <w:p w14:paraId="2F1184EB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方案B：【智能】可信的自主创作｜【上下文】标准｜【隐私】数据会被官方训练｜【价格】20元/月</w:t>
      </w:r>
    </w:p>
    <w:p w14:paraId="4E2508E2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A、B、都不选</w:t>
      </w:r>
    </w:p>
    <w:p w14:paraId="7DD293F3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</w:p>
    <w:p w14:paraId="1282C6EB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3. 如果市面上有以下两款AI产品，您会选择哪一款？</w:t>
      </w:r>
    </w:p>
    <w:p w14:paraId="3E15DFBE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方案A：【智能】可信的自主创作｜【上下文】标准｜【隐私】严格保密｜【价格】130元/月</w:t>
      </w:r>
    </w:p>
    <w:p w14:paraId="6835429B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方案B：【智能】辅助处理专业任务｜【上下文】超长｜【隐私】数据会被官方训练｜【价格】20元/月</w:t>
      </w:r>
    </w:p>
    <w:p w14:paraId="5E491231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A、B、都不选</w:t>
      </w:r>
    </w:p>
    <w:p w14:paraId="344BD27E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</w:p>
    <w:p w14:paraId="5BD70CCE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bookmarkStart w:id="8" w:name="OLE_LINK3"/>
      <w:r w:rsidRPr="00DE648E">
        <w:rPr>
          <w:rFonts w:asciiTheme="majorEastAsia" w:eastAsiaTheme="majorEastAsia" w:hAnsiTheme="majorEastAsia" w:hint="eastAsia"/>
        </w:rPr>
        <w:t>4. 如果市面上有以下两款AI产品，您会选择哪一款？</w:t>
      </w:r>
    </w:p>
    <w:p w14:paraId="64131D4A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方案A：【智能】辅助处理专业任务｜【上下文】标准｜【隐私】数据会被官方训练｜【价格】20元/月</w:t>
      </w:r>
    </w:p>
    <w:p w14:paraId="4C5793A6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方案B：【智能】可信的自主创作｜【上下文】超长｜【隐私】严格保密｜【价格】80元/月</w:t>
      </w:r>
    </w:p>
    <w:p w14:paraId="56C81322" w14:textId="77777777" w:rsidR="00DE648E" w:rsidRDefault="00DE648E" w:rsidP="00DE648E">
      <w:pPr>
        <w:rPr>
          <w:ins w:id="9" w:author="xinyun lin" w:date="2026-01-21T16:06:00Z" w16du:dateUtc="2026-01-21T08:06:00Z"/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A、B、都不选</w:t>
      </w:r>
    </w:p>
    <w:bookmarkEnd w:id="8"/>
    <w:p w14:paraId="41FD022A" w14:textId="77777777" w:rsidR="006E14C6" w:rsidRPr="006E14C6" w:rsidRDefault="006E14C6" w:rsidP="00DE648E">
      <w:pPr>
        <w:rPr>
          <w:rFonts w:asciiTheme="majorEastAsia" w:eastAsiaTheme="majorEastAsia" w:hAnsiTheme="majorEastAsia"/>
        </w:rPr>
      </w:pPr>
    </w:p>
    <w:p w14:paraId="27358CDB" w14:textId="4FFF2BEF" w:rsidR="006E14C6" w:rsidRPr="00DE648E" w:rsidRDefault="006E14C6" w:rsidP="006E14C6">
      <w:pPr>
        <w:rPr>
          <w:ins w:id="10" w:author="xinyun lin" w:date="2026-01-21T16:06:00Z" w16du:dateUtc="2026-01-21T08:06:00Z"/>
          <w:rFonts w:asciiTheme="majorEastAsia" w:eastAsiaTheme="majorEastAsia" w:hAnsiTheme="majorEastAsia"/>
        </w:rPr>
      </w:pPr>
      <w:ins w:id="11" w:author="xinyun lin" w:date="2026-01-21T16:06:00Z" w16du:dateUtc="2026-01-21T08:06:00Z">
        <w:r>
          <w:rPr>
            <w:rFonts w:asciiTheme="majorEastAsia" w:eastAsiaTheme="majorEastAsia" w:hAnsiTheme="majorEastAsia" w:hint="eastAsia"/>
          </w:rPr>
          <w:t>5</w:t>
        </w:r>
        <w:r w:rsidRPr="00DE648E">
          <w:rPr>
            <w:rFonts w:asciiTheme="majorEastAsia" w:eastAsiaTheme="majorEastAsia" w:hAnsiTheme="majorEastAsia" w:hint="eastAsia"/>
          </w:rPr>
          <w:t xml:space="preserve">. </w:t>
        </w:r>
      </w:ins>
      <w:ins w:id="12" w:author="xinyun lin" w:date="2026-01-21T16:07:00Z" w16du:dateUtc="2026-01-21T08:07:00Z">
        <w:r>
          <w:rPr>
            <w:rFonts w:asciiTheme="majorEastAsia" w:eastAsiaTheme="majorEastAsia" w:hAnsiTheme="majorEastAsia" w:hint="eastAsia"/>
          </w:rPr>
          <w:t>此题请选</w:t>
        </w:r>
      </w:ins>
      <w:ins w:id="13" w:author="xinyun lin" w:date="2026-01-21T16:11:00Z" w16du:dateUtc="2026-01-21T08:11:00Z">
        <w:r>
          <w:rPr>
            <w:rFonts w:asciiTheme="majorEastAsia" w:eastAsiaTheme="majorEastAsia" w:hAnsiTheme="majorEastAsia" w:hint="eastAsia"/>
          </w:rPr>
          <w:t>方案</w:t>
        </w:r>
      </w:ins>
      <w:ins w:id="14" w:author="xinyun lin" w:date="2026-01-21T16:07:00Z" w16du:dateUtc="2026-01-21T08:07:00Z">
        <w:r>
          <w:rPr>
            <w:rFonts w:asciiTheme="majorEastAsia" w:eastAsiaTheme="majorEastAsia" w:hAnsiTheme="majorEastAsia" w:hint="eastAsia"/>
          </w:rPr>
          <w:t>B</w:t>
        </w:r>
      </w:ins>
    </w:p>
    <w:p w14:paraId="4C696D19" w14:textId="6A5E942B" w:rsidR="006E14C6" w:rsidRPr="00DE648E" w:rsidRDefault="006E14C6" w:rsidP="006E14C6">
      <w:pPr>
        <w:rPr>
          <w:ins w:id="15" w:author="xinyun lin" w:date="2026-01-21T16:06:00Z" w16du:dateUtc="2026-01-21T08:06:00Z"/>
          <w:rFonts w:asciiTheme="majorEastAsia" w:eastAsiaTheme="majorEastAsia" w:hAnsiTheme="majorEastAsia"/>
        </w:rPr>
      </w:pPr>
      <w:ins w:id="16" w:author="xinyun lin" w:date="2026-01-21T16:06:00Z" w16du:dateUtc="2026-01-21T08:06:00Z">
        <w:r w:rsidRPr="00DE648E">
          <w:rPr>
            <w:rFonts w:asciiTheme="majorEastAsia" w:eastAsiaTheme="majorEastAsia" w:hAnsiTheme="majorEastAsia" w:hint="eastAsia"/>
          </w:rPr>
          <w:t>方案A</w:t>
        </w:r>
      </w:ins>
    </w:p>
    <w:p w14:paraId="038B3320" w14:textId="61BA66B1" w:rsidR="006E14C6" w:rsidRPr="00DE648E" w:rsidRDefault="006E14C6" w:rsidP="006E14C6">
      <w:pPr>
        <w:rPr>
          <w:ins w:id="17" w:author="xinyun lin" w:date="2026-01-21T16:06:00Z" w16du:dateUtc="2026-01-21T08:06:00Z"/>
          <w:rFonts w:asciiTheme="majorEastAsia" w:eastAsiaTheme="majorEastAsia" w:hAnsiTheme="majorEastAsia"/>
        </w:rPr>
      </w:pPr>
      <w:ins w:id="18" w:author="xinyun lin" w:date="2026-01-21T16:06:00Z" w16du:dateUtc="2026-01-21T08:06:00Z">
        <w:r w:rsidRPr="00DE648E">
          <w:rPr>
            <w:rFonts w:asciiTheme="majorEastAsia" w:eastAsiaTheme="majorEastAsia" w:hAnsiTheme="majorEastAsia" w:hint="eastAsia"/>
          </w:rPr>
          <w:t>方案B</w:t>
        </w:r>
      </w:ins>
    </w:p>
    <w:p w14:paraId="0E34FA57" w14:textId="77777777" w:rsidR="006E14C6" w:rsidRDefault="006E14C6" w:rsidP="006E14C6">
      <w:pPr>
        <w:rPr>
          <w:ins w:id="19" w:author="xinyun lin" w:date="2026-01-21T16:06:00Z" w16du:dateUtc="2026-01-21T08:06:00Z"/>
          <w:rFonts w:asciiTheme="majorEastAsia" w:eastAsiaTheme="majorEastAsia" w:hAnsiTheme="majorEastAsia"/>
        </w:rPr>
      </w:pPr>
      <w:ins w:id="20" w:author="xinyun lin" w:date="2026-01-21T16:06:00Z" w16du:dateUtc="2026-01-21T08:06:00Z">
        <w:r w:rsidRPr="00DE648E">
          <w:rPr>
            <w:rFonts w:asciiTheme="majorEastAsia" w:eastAsiaTheme="majorEastAsia" w:hAnsiTheme="majorEastAsia" w:hint="eastAsia"/>
          </w:rPr>
          <w:t>A、B、都不选</w:t>
        </w:r>
      </w:ins>
    </w:p>
    <w:p w14:paraId="5492D24C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</w:p>
    <w:p w14:paraId="1F9A8A5F" w14:textId="4DF6A3F4" w:rsidR="00DE648E" w:rsidRPr="00DE648E" w:rsidRDefault="006E14C6" w:rsidP="00DE648E">
      <w:pPr>
        <w:rPr>
          <w:rFonts w:asciiTheme="majorEastAsia" w:eastAsiaTheme="majorEastAsia" w:hAnsiTheme="majorEastAsia"/>
        </w:rPr>
      </w:pPr>
      <w:ins w:id="21" w:author="xinyun lin" w:date="2026-01-21T16:06:00Z" w16du:dateUtc="2026-01-21T08:06:00Z">
        <w:r>
          <w:rPr>
            <w:rFonts w:asciiTheme="majorEastAsia" w:eastAsiaTheme="majorEastAsia" w:hAnsiTheme="majorEastAsia" w:hint="eastAsia"/>
          </w:rPr>
          <w:lastRenderedPageBreak/>
          <w:t>6</w:t>
        </w:r>
      </w:ins>
      <w:del w:id="22" w:author="xinyun lin" w:date="2026-01-21T16:06:00Z" w16du:dateUtc="2026-01-21T08:06:00Z">
        <w:r w:rsidR="00DE648E" w:rsidRPr="00DE648E" w:rsidDel="006E14C6">
          <w:rPr>
            <w:rFonts w:asciiTheme="majorEastAsia" w:eastAsiaTheme="majorEastAsia" w:hAnsiTheme="majorEastAsia" w:hint="eastAsia"/>
          </w:rPr>
          <w:delText>5</w:delText>
        </w:r>
      </w:del>
      <w:r w:rsidR="00DE648E" w:rsidRPr="00DE648E">
        <w:rPr>
          <w:rFonts w:asciiTheme="majorEastAsia" w:eastAsiaTheme="majorEastAsia" w:hAnsiTheme="majorEastAsia" w:hint="eastAsia"/>
        </w:rPr>
        <w:t>. 如果市面上有以下两款AI产品，您会选择哪一款？</w:t>
      </w:r>
    </w:p>
    <w:p w14:paraId="06BB3369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方案A：【智能】可信的自主创作｜【上下文】标准｜【隐私】数据会被官方训练｜【价格】50元/月</w:t>
      </w:r>
    </w:p>
    <w:p w14:paraId="56AFEEE7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方案B：【智能】辅助处理专业任务｜【上下文】超长｜【隐私】严格保密｜【价格】80元/月</w:t>
      </w:r>
    </w:p>
    <w:p w14:paraId="366CF0C1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A、B、都不选</w:t>
      </w:r>
    </w:p>
    <w:p w14:paraId="0C5CF7FB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</w:p>
    <w:p w14:paraId="65A1FFD2" w14:textId="74558032" w:rsidR="00DE648E" w:rsidRPr="00DE648E" w:rsidRDefault="006E14C6" w:rsidP="00DE648E">
      <w:pPr>
        <w:rPr>
          <w:rFonts w:asciiTheme="majorEastAsia" w:eastAsiaTheme="majorEastAsia" w:hAnsiTheme="majorEastAsia"/>
        </w:rPr>
      </w:pPr>
      <w:ins w:id="23" w:author="xinyun lin" w:date="2026-01-21T16:06:00Z" w16du:dateUtc="2026-01-21T08:06:00Z">
        <w:r>
          <w:rPr>
            <w:rFonts w:asciiTheme="majorEastAsia" w:eastAsiaTheme="majorEastAsia" w:hAnsiTheme="majorEastAsia" w:hint="eastAsia"/>
          </w:rPr>
          <w:t>7</w:t>
        </w:r>
      </w:ins>
      <w:del w:id="24" w:author="xinyun lin" w:date="2026-01-21T16:06:00Z" w16du:dateUtc="2026-01-21T08:06:00Z">
        <w:r w:rsidR="00DE648E" w:rsidRPr="00DE648E" w:rsidDel="006E14C6">
          <w:rPr>
            <w:rFonts w:asciiTheme="majorEastAsia" w:eastAsiaTheme="majorEastAsia" w:hAnsiTheme="majorEastAsia" w:hint="eastAsia"/>
          </w:rPr>
          <w:delText>6</w:delText>
        </w:r>
      </w:del>
      <w:r w:rsidR="00DE648E" w:rsidRPr="00DE648E">
        <w:rPr>
          <w:rFonts w:asciiTheme="majorEastAsia" w:eastAsiaTheme="majorEastAsia" w:hAnsiTheme="majorEastAsia" w:hint="eastAsia"/>
        </w:rPr>
        <w:t>. 如果市面上有以下两款AI产品，您会选择哪一款？</w:t>
      </w:r>
    </w:p>
    <w:p w14:paraId="12DFF881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方案A：【智能】辅助处理专业任务｜【上下文】超长｜【隐私】数据会被官方训练｜【价格】130元/月</w:t>
      </w:r>
    </w:p>
    <w:p w14:paraId="354D1ED7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方案B：【智能】可信的自主创作｜【上下文】标准｜【隐私】严格保密｜【价格】50元/月</w:t>
      </w:r>
    </w:p>
    <w:p w14:paraId="6AA4FDDD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A、B、都不选</w:t>
      </w:r>
    </w:p>
    <w:p w14:paraId="56ABE65E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</w:p>
    <w:p w14:paraId="1BB1913F" w14:textId="1D75B6AC" w:rsidR="00DE648E" w:rsidRPr="00DE648E" w:rsidRDefault="006E14C6" w:rsidP="00DE648E">
      <w:pPr>
        <w:rPr>
          <w:rFonts w:asciiTheme="majorEastAsia" w:eastAsiaTheme="majorEastAsia" w:hAnsiTheme="majorEastAsia"/>
        </w:rPr>
      </w:pPr>
      <w:ins w:id="25" w:author="xinyun lin" w:date="2026-01-21T16:06:00Z" w16du:dateUtc="2026-01-21T08:06:00Z">
        <w:r>
          <w:rPr>
            <w:rFonts w:asciiTheme="majorEastAsia" w:eastAsiaTheme="majorEastAsia" w:hAnsiTheme="majorEastAsia" w:hint="eastAsia"/>
          </w:rPr>
          <w:t>8</w:t>
        </w:r>
      </w:ins>
      <w:del w:id="26" w:author="xinyun lin" w:date="2026-01-21T16:06:00Z" w16du:dateUtc="2026-01-21T08:06:00Z">
        <w:r w:rsidR="00DE648E" w:rsidRPr="00DE648E" w:rsidDel="006E14C6">
          <w:rPr>
            <w:rFonts w:asciiTheme="majorEastAsia" w:eastAsiaTheme="majorEastAsia" w:hAnsiTheme="majorEastAsia" w:hint="eastAsia"/>
          </w:rPr>
          <w:delText>7</w:delText>
        </w:r>
      </w:del>
      <w:r w:rsidR="00DE648E" w:rsidRPr="00DE648E">
        <w:rPr>
          <w:rFonts w:asciiTheme="majorEastAsia" w:eastAsiaTheme="majorEastAsia" w:hAnsiTheme="majorEastAsia" w:hint="eastAsia"/>
        </w:rPr>
        <w:t>. 如果市面上有以下两款AI产品，您会选择哪一款？</w:t>
      </w:r>
    </w:p>
    <w:p w14:paraId="061DE359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方案A：【智能】辅助处理专业任务｜【上下文】标准｜【隐私】严格保密｜【价格】80元/月</w:t>
      </w:r>
    </w:p>
    <w:p w14:paraId="43A78F6B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方案B：【智能】可信的自主创作｜【上下文】超长｜【隐私】数据会被官方训练｜【价格】130元/月</w:t>
      </w:r>
    </w:p>
    <w:p w14:paraId="0E35DDA8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A、B、都不选</w:t>
      </w:r>
    </w:p>
    <w:p w14:paraId="43852B15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</w:p>
    <w:p w14:paraId="66D28F2E" w14:textId="09720A3E" w:rsidR="00DE648E" w:rsidRPr="00DE648E" w:rsidRDefault="006E14C6" w:rsidP="00DE648E">
      <w:pPr>
        <w:rPr>
          <w:rFonts w:asciiTheme="majorEastAsia" w:eastAsiaTheme="majorEastAsia" w:hAnsiTheme="majorEastAsia"/>
        </w:rPr>
      </w:pPr>
      <w:ins w:id="27" w:author="xinyun lin" w:date="2026-01-21T16:06:00Z" w16du:dateUtc="2026-01-21T08:06:00Z">
        <w:r>
          <w:rPr>
            <w:rFonts w:asciiTheme="majorEastAsia" w:eastAsiaTheme="majorEastAsia" w:hAnsiTheme="majorEastAsia" w:hint="eastAsia"/>
          </w:rPr>
          <w:t>9</w:t>
        </w:r>
      </w:ins>
      <w:del w:id="28" w:author="xinyun lin" w:date="2026-01-21T16:06:00Z" w16du:dateUtc="2026-01-21T08:06:00Z">
        <w:r w:rsidR="00DE648E" w:rsidRPr="00DE648E" w:rsidDel="006E14C6">
          <w:rPr>
            <w:rFonts w:asciiTheme="majorEastAsia" w:eastAsiaTheme="majorEastAsia" w:hAnsiTheme="majorEastAsia" w:hint="eastAsia"/>
          </w:rPr>
          <w:delText>8</w:delText>
        </w:r>
      </w:del>
      <w:r w:rsidR="00DE648E" w:rsidRPr="00DE648E">
        <w:rPr>
          <w:rFonts w:asciiTheme="majorEastAsia" w:eastAsiaTheme="majorEastAsia" w:hAnsiTheme="majorEastAsia" w:hint="eastAsia"/>
        </w:rPr>
        <w:t>. 如果市面上有以下两款AI产品，您会选择哪一款？</w:t>
      </w:r>
    </w:p>
    <w:p w14:paraId="36CBCDA6" w14:textId="68A086D5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方案A：【智能】可信的自主创作｜【上下文】</w:t>
      </w:r>
      <w:r>
        <w:rPr>
          <w:rFonts w:asciiTheme="majorEastAsia" w:eastAsiaTheme="majorEastAsia" w:hAnsiTheme="majorEastAsia" w:hint="eastAsia"/>
        </w:rPr>
        <w:t>超长</w:t>
      </w:r>
      <w:r w:rsidRPr="00DE648E">
        <w:rPr>
          <w:rFonts w:asciiTheme="majorEastAsia" w:eastAsiaTheme="majorEastAsia" w:hAnsiTheme="majorEastAsia" w:hint="eastAsia"/>
        </w:rPr>
        <w:t>｜【隐私】</w:t>
      </w:r>
      <w:r>
        <w:rPr>
          <w:rFonts w:asciiTheme="majorEastAsia" w:eastAsiaTheme="majorEastAsia" w:hAnsiTheme="majorEastAsia" w:hint="eastAsia"/>
        </w:rPr>
        <w:t>严格保密</w:t>
      </w:r>
      <w:r w:rsidRPr="00DE648E">
        <w:rPr>
          <w:rFonts w:asciiTheme="majorEastAsia" w:eastAsiaTheme="majorEastAsia" w:hAnsiTheme="majorEastAsia" w:hint="eastAsia"/>
        </w:rPr>
        <w:t>｜【价格】</w:t>
      </w:r>
      <w:r>
        <w:rPr>
          <w:rFonts w:asciiTheme="majorEastAsia" w:eastAsiaTheme="majorEastAsia" w:hAnsiTheme="majorEastAsia" w:hint="eastAsia"/>
        </w:rPr>
        <w:t>130</w:t>
      </w:r>
      <w:r w:rsidRPr="00DE648E">
        <w:rPr>
          <w:rFonts w:asciiTheme="majorEastAsia" w:eastAsiaTheme="majorEastAsia" w:hAnsiTheme="majorEastAsia" w:hint="eastAsia"/>
        </w:rPr>
        <w:t>元/月</w:t>
      </w:r>
    </w:p>
    <w:p w14:paraId="439D2F66" w14:textId="45B7B99B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方案B：【智能】辅助处理专业任务｜【上下文】</w:t>
      </w:r>
      <w:r>
        <w:rPr>
          <w:rFonts w:asciiTheme="majorEastAsia" w:eastAsiaTheme="majorEastAsia" w:hAnsiTheme="majorEastAsia" w:hint="eastAsia"/>
        </w:rPr>
        <w:t>标准</w:t>
      </w:r>
      <w:r w:rsidRPr="00DE648E">
        <w:rPr>
          <w:rFonts w:asciiTheme="majorEastAsia" w:eastAsiaTheme="majorEastAsia" w:hAnsiTheme="majorEastAsia" w:hint="eastAsia"/>
        </w:rPr>
        <w:t>｜【隐私】</w:t>
      </w:r>
      <w:r>
        <w:rPr>
          <w:rFonts w:asciiTheme="majorEastAsia" w:eastAsiaTheme="majorEastAsia" w:hAnsiTheme="majorEastAsia" w:hint="eastAsia"/>
        </w:rPr>
        <w:t>数据会被官方训练</w:t>
      </w:r>
      <w:r w:rsidRPr="00DE648E">
        <w:rPr>
          <w:rFonts w:asciiTheme="majorEastAsia" w:eastAsiaTheme="majorEastAsia" w:hAnsiTheme="majorEastAsia" w:hint="eastAsia"/>
        </w:rPr>
        <w:t>｜【价格】80元/月</w:t>
      </w:r>
    </w:p>
    <w:p w14:paraId="00302A95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lastRenderedPageBreak/>
        <w:t>A、B、都不选</w:t>
      </w:r>
    </w:p>
    <w:p w14:paraId="52DE5764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</w:p>
    <w:p w14:paraId="36CB7930" w14:textId="0FCD3C25" w:rsidR="00DE648E" w:rsidRPr="00DE648E" w:rsidRDefault="006E14C6" w:rsidP="00DE648E">
      <w:pPr>
        <w:rPr>
          <w:rFonts w:asciiTheme="majorEastAsia" w:eastAsiaTheme="majorEastAsia" w:hAnsiTheme="majorEastAsia"/>
        </w:rPr>
      </w:pPr>
      <w:ins w:id="29" w:author="xinyun lin" w:date="2026-01-21T16:06:00Z" w16du:dateUtc="2026-01-21T08:06:00Z">
        <w:r>
          <w:rPr>
            <w:rFonts w:asciiTheme="majorEastAsia" w:eastAsiaTheme="majorEastAsia" w:hAnsiTheme="majorEastAsia" w:hint="eastAsia"/>
          </w:rPr>
          <w:t>10</w:t>
        </w:r>
      </w:ins>
      <w:del w:id="30" w:author="xinyun lin" w:date="2026-01-21T16:06:00Z" w16du:dateUtc="2026-01-21T08:06:00Z">
        <w:r w:rsidR="00DE648E" w:rsidRPr="00DE648E" w:rsidDel="006E14C6">
          <w:rPr>
            <w:rFonts w:asciiTheme="majorEastAsia" w:eastAsiaTheme="majorEastAsia" w:hAnsiTheme="majorEastAsia" w:hint="eastAsia"/>
          </w:rPr>
          <w:delText>9</w:delText>
        </w:r>
      </w:del>
      <w:r w:rsidR="00DE648E" w:rsidRPr="00DE648E">
        <w:rPr>
          <w:rFonts w:asciiTheme="majorEastAsia" w:eastAsiaTheme="majorEastAsia" w:hAnsiTheme="majorEastAsia" w:hint="eastAsia"/>
        </w:rPr>
        <w:t>. 如果市面上有以下两款AI产品，您会选择哪一款？</w:t>
      </w:r>
    </w:p>
    <w:p w14:paraId="36F4F0D8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【本题请直接选择"都不选"，以验证显示是否正常】</w:t>
      </w:r>
    </w:p>
    <w:p w14:paraId="6DC8501A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方案A：【智能】可信的自主创作｜【上下文】超长｜【隐私】严格保密｜【价格】20元/月</w:t>
      </w:r>
    </w:p>
    <w:p w14:paraId="38B5FA25" w14:textId="77777777" w:rsidR="00DE648E" w:rsidRPr="00DE648E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方案B：【智能】辅助处理专业任务｜【上下文】标准｜【隐私】数据会被官方训练｜【价格】50元/月</w:t>
      </w:r>
    </w:p>
    <w:p w14:paraId="6F4214BA" w14:textId="384A2B4B" w:rsidR="00F44EE8" w:rsidRDefault="00DE648E" w:rsidP="00DE648E">
      <w:pPr>
        <w:rPr>
          <w:rFonts w:asciiTheme="majorEastAsia" w:eastAsiaTheme="majorEastAsia" w:hAnsiTheme="majorEastAsia"/>
        </w:rPr>
      </w:pPr>
      <w:r w:rsidRPr="00DE648E">
        <w:rPr>
          <w:rFonts w:asciiTheme="majorEastAsia" w:eastAsiaTheme="majorEastAsia" w:hAnsiTheme="majorEastAsia" w:hint="eastAsia"/>
        </w:rPr>
        <w:t>A、B、都不选</w:t>
      </w:r>
    </w:p>
    <w:p w14:paraId="04FF463E" w14:textId="0F23E62D" w:rsidR="00C53D4A" w:rsidRPr="008328DE" w:rsidRDefault="00C53D4A" w:rsidP="00F44EE8">
      <w:pPr>
        <w:rPr>
          <w:rFonts w:asciiTheme="majorEastAsia" w:eastAsiaTheme="majorEastAsia" w:hAnsiTheme="majorEastAsia"/>
        </w:rPr>
      </w:pPr>
      <w:r>
        <w:rPr>
          <w:rFonts w:asciiTheme="majorHAnsi" w:hAnsiTheme="majorHAnsi" w:hint="eastAsia"/>
          <w:sz w:val="32"/>
          <w:szCs w:val="32"/>
        </w:rPr>
        <w:t>第三部分</w:t>
      </w:r>
    </w:p>
    <w:p w14:paraId="3A442417" w14:textId="5BBB3168" w:rsidR="00627AED" w:rsidRPr="00C53D4A" w:rsidRDefault="00627AED" w:rsidP="00627AED">
      <w:pPr>
        <w:pStyle w:val="a9"/>
        <w:numPr>
          <w:ilvl w:val="0"/>
          <w:numId w:val="17"/>
        </w:numPr>
        <w:rPr>
          <w:ins w:id="31" w:author="xinyun lin" w:date="2026-01-21T15:43:00Z" w16du:dateUtc="2026-01-21T07:43:00Z"/>
          <w:rFonts w:asciiTheme="majorHAnsi" w:hAnsiTheme="majorHAnsi"/>
        </w:rPr>
      </w:pPr>
      <w:ins w:id="32" w:author="xinyun lin" w:date="2026-01-21T15:43:00Z" w16du:dateUtc="2026-01-21T07:43:00Z">
        <w:r>
          <w:rPr>
            <w:rFonts w:asciiTheme="majorHAnsi" w:hAnsiTheme="majorHAnsi" w:hint="eastAsia"/>
            <w:b/>
            <w:bCs/>
          </w:rPr>
          <w:t>您的性别是</w:t>
        </w:r>
        <w:r w:rsidRPr="00C53D4A">
          <w:rPr>
            <w:rFonts w:asciiTheme="majorHAnsi" w:hAnsiTheme="majorHAnsi"/>
            <w:b/>
            <w:bCs/>
          </w:rPr>
          <w:t>？</w:t>
        </w:r>
      </w:ins>
    </w:p>
    <w:p w14:paraId="20B2BBE3" w14:textId="0364BBB8" w:rsidR="00627AED" w:rsidRDefault="00627AED" w:rsidP="00627AED">
      <w:pPr>
        <w:pStyle w:val="a9"/>
        <w:rPr>
          <w:ins w:id="33" w:author="xinyun lin" w:date="2026-01-21T15:43:00Z" w16du:dateUtc="2026-01-21T07:43:00Z"/>
          <w:rFonts w:asciiTheme="majorHAnsi" w:hAnsiTheme="majorHAnsi"/>
        </w:rPr>
      </w:pPr>
      <w:ins w:id="34" w:author="xinyun lin" w:date="2026-01-21T15:43:00Z" w16du:dateUtc="2026-01-21T07:43:00Z">
        <w:r>
          <w:rPr>
            <w:rFonts w:asciiTheme="majorHAnsi" w:hAnsiTheme="majorHAnsi" w:hint="eastAsia"/>
          </w:rPr>
          <w:t>男</w:t>
        </w:r>
      </w:ins>
    </w:p>
    <w:p w14:paraId="349C1CFB" w14:textId="77777777" w:rsidR="006E14C6" w:rsidRDefault="00627AED" w:rsidP="006E14C6">
      <w:pPr>
        <w:pStyle w:val="a9"/>
        <w:rPr>
          <w:ins w:id="35" w:author="xinyun lin" w:date="2026-01-21T16:12:00Z" w16du:dateUtc="2026-01-21T08:12:00Z"/>
          <w:rFonts w:asciiTheme="majorHAnsi" w:hAnsiTheme="majorHAnsi"/>
        </w:rPr>
      </w:pPr>
      <w:ins w:id="36" w:author="xinyun lin" w:date="2026-01-21T15:43:00Z" w16du:dateUtc="2026-01-21T07:43:00Z">
        <w:r>
          <w:rPr>
            <w:rFonts w:asciiTheme="majorHAnsi" w:hAnsiTheme="majorHAnsi" w:hint="eastAsia"/>
          </w:rPr>
          <w:t>女</w:t>
        </w:r>
      </w:ins>
    </w:p>
    <w:p w14:paraId="5EA92B26" w14:textId="77777777" w:rsidR="006E14C6" w:rsidRDefault="006E14C6" w:rsidP="006E14C6">
      <w:pPr>
        <w:pStyle w:val="a9"/>
        <w:rPr>
          <w:ins w:id="37" w:author="xinyun lin" w:date="2026-01-21T16:12:00Z" w16du:dateUtc="2026-01-21T08:12:00Z"/>
          <w:rFonts w:asciiTheme="majorHAnsi" w:hAnsiTheme="majorHAnsi"/>
        </w:rPr>
      </w:pPr>
    </w:p>
    <w:p w14:paraId="56E0E569" w14:textId="0B4E874C" w:rsidR="006E14C6" w:rsidRPr="006E14C6" w:rsidRDefault="006E14C6">
      <w:pPr>
        <w:pStyle w:val="a9"/>
        <w:numPr>
          <w:ilvl w:val="0"/>
          <w:numId w:val="17"/>
        </w:numPr>
        <w:rPr>
          <w:ins w:id="38" w:author="xinyun lin" w:date="2026-01-21T16:12:00Z" w16du:dateUtc="2026-01-21T08:12:00Z"/>
          <w:rFonts w:asciiTheme="majorHAnsi" w:hAnsiTheme="majorHAnsi"/>
          <w:b/>
          <w:bCs/>
          <w:rPrChange w:id="39" w:author="xinyun lin" w:date="2026-01-21T16:12:00Z" w16du:dateUtc="2026-01-21T08:12:00Z">
            <w:rPr>
              <w:ins w:id="40" w:author="xinyun lin" w:date="2026-01-21T16:12:00Z" w16du:dateUtc="2026-01-21T08:12:00Z"/>
            </w:rPr>
          </w:rPrChange>
        </w:rPr>
        <w:pPrChange w:id="41" w:author="xinyun lin" w:date="2026-01-21T16:12:00Z" w16du:dateUtc="2026-01-21T08:12:00Z">
          <w:pPr>
            <w:pStyle w:val="a9"/>
            <w:numPr>
              <w:numId w:val="1"/>
            </w:numPr>
            <w:ind w:hanging="360"/>
          </w:pPr>
        </w:pPrChange>
      </w:pPr>
      <w:ins w:id="42" w:author="xinyun lin" w:date="2026-01-21T16:12:00Z" w16du:dateUtc="2026-01-21T08:12:00Z">
        <w:r w:rsidRPr="006E14C6">
          <w:rPr>
            <w:rFonts w:asciiTheme="majorHAnsi" w:hAnsiTheme="majorHAnsi" w:hint="eastAsia"/>
            <w:b/>
            <w:bCs/>
            <w:rPrChange w:id="43" w:author="xinyun lin" w:date="2026-01-21T16:12:00Z" w16du:dateUtc="2026-01-21T08:12:00Z">
              <w:rPr>
                <w:rFonts w:hint="eastAsia"/>
              </w:rPr>
            </w:rPrChange>
          </w:rPr>
          <w:t>请问您是否就读于厦门大学？</w:t>
        </w:r>
      </w:ins>
    </w:p>
    <w:p w14:paraId="0CCDD7D9" w14:textId="77777777" w:rsidR="006E14C6" w:rsidRDefault="006E14C6" w:rsidP="006E14C6">
      <w:pPr>
        <w:pStyle w:val="a9"/>
        <w:rPr>
          <w:ins w:id="44" w:author="xinyun lin" w:date="2026-01-21T16:12:00Z" w16du:dateUtc="2026-01-21T08:12:00Z"/>
          <w:rFonts w:asciiTheme="majorHAnsi" w:hAnsiTheme="majorHAnsi"/>
        </w:rPr>
      </w:pPr>
      <w:ins w:id="45" w:author="xinyun lin" w:date="2026-01-21T16:12:00Z" w16du:dateUtc="2026-01-21T08:12:00Z">
        <w:r>
          <w:rPr>
            <w:rFonts w:asciiTheme="majorHAnsi" w:hAnsiTheme="majorHAnsi" w:hint="eastAsia"/>
          </w:rPr>
          <w:t>是</w:t>
        </w:r>
      </w:ins>
    </w:p>
    <w:p w14:paraId="4FDE461F" w14:textId="77777777" w:rsidR="006E14C6" w:rsidRDefault="006E14C6" w:rsidP="006E14C6">
      <w:pPr>
        <w:pStyle w:val="a9"/>
        <w:rPr>
          <w:ins w:id="46" w:author="xinyun lin" w:date="2026-01-21T16:12:00Z" w16du:dateUtc="2026-01-21T08:12:00Z"/>
          <w:rFonts w:asciiTheme="majorHAnsi" w:hAnsiTheme="majorHAnsi"/>
        </w:rPr>
      </w:pPr>
      <w:ins w:id="47" w:author="xinyun lin" w:date="2026-01-21T16:12:00Z" w16du:dateUtc="2026-01-21T08:12:00Z">
        <w:r>
          <w:rPr>
            <w:rFonts w:asciiTheme="majorHAnsi" w:hAnsiTheme="majorHAnsi" w:hint="eastAsia"/>
          </w:rPr>
          <w:t>否</w:t>
        </w:r>
      </w:ins>
    </w:p>
    <w:p w14:paraId="562CA366" w14:textId="77777777" w:rsidR="006E14C6" w:rsidRDefault="006E14C6" w:rsidP="006E14C6">
      <w:pPr>
        <w:pStyle w:val="a9"/>
        <w:rPr>
          <w:ins w:id="48" w:author="xinyun lin" w:date="2026-01-21T16:12:00Z" w16du:dateUtc="2026-01-21T08:12:00Z"/>
          <w:rFonts w:asciiTheme="majorHAnsi" w:hAnsiTheme="majorHAnsi"/>
        </w:rPr>
      </w:pPr>
    </w:p>
    <w:p w14:paraId="68B4D621" w14:textId="348C1E58" w:rsidR="00627AED" w:rsidRDefault="006E14C6" w:rsidP="006E14C6">
      <w:pPr>
        <w:pStyle w:val="a9"/>
        <w:numPr>
          <w:ilvl w:val="0"/>
          <w:numId w:val="17"/>
        </w:numPr>
        <w:rPr>
          <w:ins w:id="49" w:author="xinyun lin" w:date="2026-01-21T16:12:00Z" w16du:dateUtc="2026-01-21T08:12:00Z"/>
          <w:rFonts w:asciiTheme="majorHAnsi" w:hAnsiTheme="majorHAnsi"/>
          <w:b/>
          <w:bCs/>
        </w:rPr>
      </w:pPr>
      <w:ins w:id="50" w:author="xinyun lin" w:date="2026-01-21T16:12:00Z" w16du:dateUtc="2026-01-21T08:12:00Z">
        <w:r w:rsidRPr="006E14C6">
          <w:rPr>
            <w:rFonts w:asciiTheme="majorHAnsi" w:hAnsiTheme="majorHAnsi" w:hint="eastAsia"/>
            <w:b/>
            <w:bCs/>
            <w:rPrChange w:id="51" w:author="xinyun lin" w:date="2026-01-21T16:12:00Z" w16du:dateUtc="2026-01-21T08:12:00Z">
              <w:rPr>
                <w:rFonts w:asciiTheme="majorHAnsi" w:hAnsiTheme="majorHAnsi" w:hint="eastAsia"/>
              </w:rPr>
            </w:rPrChange>
          </w:rPr>
          <w:t>请问您目前所在年级？</w:t>
        </w:r>
      </w:ins>
    </w:p>
    <w:p w14:paraId="27BAF127" w14:textId="77777777" w:rsidR="006E14C6" w:rsidRPr="006E14C6" w:rsidRDefault="006E14C6">
      <w:pPr>
        <w:pStyle w:val="a9"/>
        <w:rPr>
          <w:ins w:id="52" w:author="xinyun lin" w:date="2026-01-21T15:43:00Z" w16du:dateUtc="2026-01-21T07:43:00Z"/>
          <w:rFonts w:asciiTheme="majorHAnsi" w:hAnsiTheme="majorHAnsi"/>
          <w:b/>
          <w:bCs/>
        </w:rPr>
        <w:pPrChange w:id="53" w:author="xinyun lin" w:date="2026-01-21T16:12:00Z" w16du:dateUtc="2026-01-21T08:12:00Z">
          <w:pPr>
            <w:pStyle w:val="a9"/>
            <w:numPr>
              <w:numId w:val="17"/>
            </w:numPr>
            <w:ind w:hanging="360"/>
          </w:pPr>
        </w:pPrChange>
      </w:pPr>
    </w:p>
    <w:p w14:paraId="230FEF28" w14:textId="5EB534BB" w:rsidR="00C53D4A" w:rsidRPr="00C53D4A" w:rsidRDefault="00C53D4A" w:rsidP="00C53D4A">
      <w:pPr>
        <w:pStyle w:val="a9"/>
        <w:numPr>
          <w:ilvl w:val="0"/>
          <w:numId w:val="17"/>
        </w:numPr>
        <w:rPr>
          <w:rFonts w:asciiTheme="majorHAnsi" w:hAnsiTheme="majorHAnsi"/>
        </w:rPr>
      </w:pPr>
      <w:r w:rsidRPr="00C53D4A">
        <w:rPr>
          <w:rFonts w:asciiTheme="majorHAnsi" w:hAnsiTheme="majorHAnsi"/>
          <w:b/>
          <w:bCs/>
        </w:rPr>
        <w:t>您的主修专业属于哪个大类？</w:t>
      </w:r>
    </w:p>
    <w:p w14:paraId="3556A2E8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</w:rPr>
        <w:t>理学</w:t>
      </w:r>
      <w:r w:rsidRPr="00C53D4A">
        <w:rPr>
          <w:rFonts w:asciiTheme="majorHAnsi" w:hAnsiTheme="majorHAnsi"/>
        </w:rPr>
        <w:t>/</w:t>
      </w:r>
      <w:r w:rsidRPr="00C53D4A">
        <w:rPr>
          <w:rFonts w:asciiTheme="majorHAnsi" w:hAnsiTheme="majorHAnsi"/>
        </w:rPr>
        <w:t>工学</w:t>
      </w:r>
      <w:r w:rsidRPr="00C53D4A">
        <w:rPr>
          <w:rFonts w:asciiTheme="majorHAnsi" w:hAnsiTheme="majorHAnsi"/>
        </w:rPr>
        <w:t>/</w:t>
      </w:r>
      <w:r w:rsidRPr="00C53D4A">
        <w:rPr>
          <w:rFonts w:asciiTheme="majorHAnsi" w:hAnsiTheme="majorHAnsi"/>
        </w:rPr>
        <w:t>农学</w:t>
      </w:r>
      <w:r w:rsidRPr="00C53D4A">
        <w:rPr>
          <w:rFonts w:asciiTheme="majorHAnsi" w:hAnsiTheme="majorHAnsi"/>
        </w:rPr>
        <w:t>/</w:t>
      </w:r>
      <w:r w:rsidRPr="00C53D4A">
        <w:rPr>
          <w:rFonts w:asciiTheme="majorHAnsi" w:hAnsiTheme="majorHAnsi"/>
        </w:rPr>
        <w:t>医学</w:t>
      </w:r>
      <w:r w:rsidRPr="00C53D4A">
        <w:rPr>
          <w:rFonts w:asciiTheme="majorHAnsi" w:hAnsiTheme="majorHAnsi"/>
        </w:rPr>
        <w:t xml:space="preserve"> (STEM)</w:t>
      </w:r>
    </w:p>
    <w:p w14:paraId="57B45BCC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</w:rPr>
        <w:t>文学</w:t>
      </w:r>
      <w:r w:rsidRPr="00C53D4A">
        <w:rPr>
          <w:rFonts w:asciiTheme="majorHAnsi" w:hAnsiTheme="majorHAnsi"/>
        </w:rPr>
        <w:t>/</w:t>
      </w:r>
      <w:r w:rsidRPr="00C53D4A">
        <w:rPr>
          <w:rFonts w:asciiTheme="majorHAnsi" w:hAnsiTheme="majorHAnsi"/>
        </w:rPr>
        <w:t>历史</w:t>
      </w:r>
      <w:r w:rsidRPr="00C53D4A">
        <w:rPr>
          <w:rFonts w:asciiTheme="majorHAnsi" w:hAnsiTheme="majorHAnsi"/>
        </w:rPr>
        <w:t>/</w:t>
      </w:r>
      <w:r w:rsidRPr="00C53D4A">
        <w:rPr>
          <w:rFonts w:asciiTheme="majorHAnsi" w:hAnsiTheme="majorHAnsi"/>
        </w:rPr>
        <w:t>哲学</w:t>
      </w:r>
      <w:r w:rsidRPr="00C53D4A">
        <w:rPr>
          <w:rFonts w:asciiTheme="majorHAnsi" w:hAnsiTheme="majorHAnsi"/>
        </w:rPr>
        <w:t>/</w:t>
      </w:r>
      <w:r w:rsidRPr="00C53D4A">
        <w:rPr>
          <w:rFonts w:asciiTheme="majorHAnsi" w:hAnsiTheme="majorHAnsi"/>
        </w:rPr>
        <w:t>艺术</w:t>
      </w:r>
    </w:p>
    <w:p w14:paraId="3D327FD2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</w:rPr>
        <w:t>经济学</w:t>
      </w:r>
      <w:r w:rsidRPr="00C53D4A">
        <w:rPr>
          <w:rFonts w:asciiTheme="majorHAnsi" w:hAnsiTheme="majorHAnsi"/>
        </w:rPr>
        <w:t>/</w:t>
      </w:r>
      <w:r w:rsidRPr="00C53D4A">
        <w:rPr>
          <w:rFonts w:asciiTheme="majorHAnsi" w:hAnsiTheme="majorHAnsi"/>
        </w:rPr>
        <w:t>管理学</w:t>
      </w:r>
      <w:r w:rsidRPr="00C53D4A">
        <w:rPr>
          <w:rFonts w:asciiTheme="majorHAnsi" w:hAnsiTheme="majorHAnsi"/>
        </w:rPr>
        <w:t>/</w:t>
      </w:r>
      <w:r w:rsidRPr="00C53D4A">
        <w:rPr>
          <w:rFonts w:asciiTheme="majorHAnsi" w:hAnsiTheme="majorHAnsi"/>
        </w:rPr>
        <w:t>法学</w:t>
      </w:r>
      <w:r w:rsidRPr="00C53D4A">
        <w:rPr>
          <w:rFonts w:asciiTheme="majorHAnsi" w:hAnsiTheme="majorHAnsi"/>
        </w:rPr>
        <w:t>/</w:t>
      </w:r>
      <w:r w:rsidRPr="00C53D4A">
        <w:rPr>
          <w:rFonts w:asciiTheme="majorHAnsi" w:hAnsiTheme="majorHAnsi"/>
        </w:rPr>
        <w:t>教育学</w:t>
      </w:r>
      <w:r w:rsidRPr="00C53D4A">
        <w:rPr>
          <w:rFonts w:asciiTheme="majorHAnsi" w:hAnsiTheme="majorHAnsi"/>
        </w:rPr>
        <w:t xml:space="preserve"> (</w:t>
      </w:r>
      <w:r w:rsidRPr="00C53D4A">
        <w:rPr>
          <w:rFonts w:asciiTheme="majorHAnsi" w:hAnsiTheme="majorHAnsi"/>
        </w:rPr>
        <w:t>社科</w:t>
      </w:r>
      <w:r w:rsidRPr="00C53D4A">
        <w:rPr>
          <w:rFonts w:asciiTheme="majorHAnsi" w:hAnsiTheme="majorHAnsi"/>
        </w:rPr>
        <w:t>)</w:t>
      </w:r>
    </w:p>
    <w:p w14:paraId="7BB6CDA6" w14:textId="056BA3AE" w:rsidR="00C53D4A" w:rsidRP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</w:rPr>
        <w:t>其他</w:t>
      </w:r>
    </w:p>
    <w:p w14:paraId="0CB7FA6D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</w:p>
    <w:p w14:paraId="0029AC82" w14:textId="0D72EB42" w:rsidR="00C53D4A" w:rsidRPr="00C53D4A" w:rsidRDefault="00C53D4A" w:rsidP="00C53D4A">
      <w:pPr>
        <w:pStyle w:val="a9"/>
        <w:numPr>
          <w:ilvl w:val="0"/>
          <w:numId w:val="17"/>
        </w:numPr>
        <w:rPr>
          <w:rFonts w:asciiTheme="majorHAnsi" w:hAnsiTheme="majorHAnsi"/>
        </w:rPr>
      </w:pPr>
      <w:r w:rsidRPr="00C53D4A">
        <w:rPr>
          <w:rFonts w:asciiTheme="majorHAnsi" w:hAnsiTheme="majorHAnsi"/>
          <w:b/>
          <w:bCs/>
        </w:rPr>
        <w:t>您平均每月的生活费（含餐饮、娱乐等所有开销）约为？</w:t>
      </w:r>
    </w:p>
    <w:p w14:paraId="59CBA562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</w:rPr>
        <w:t>1500</w:t>
      </w:r>
      <w:r w:rsidRPr="00C53D4A">
        <w:rPr>
          <w:rFonts w:asciiTheme="majorHAnsi" w:hAnsiTheme="majorHAnsi"/>
        </w:rPr>
        <w:t>元及以下</w:t>
      </w:r>
    </w:p>
    <w:p w14:paraId="7494763E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</w:rPr>
        <w:t>1501 - 2500</w:t>
      </w:r>
      <w:r w:rsidRPr="00C53D4A">
        <w:rPr>
          <w:rFonts w:asciiTheme="majorHAnsi" w:hAnsiTheme="majorHAnsi"/>
        </w:rPr>
        <w:t>元</w:t>
      </w:r>
    </w:p>
    <w:p w14:paraId="7E892859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</w:rPr>
        <w:lastRenderedPageBreak/>
        <w:t>2501 - 3500</w:t>
      </w:r>
      <w:r w:rsidRPr="00C53D4A">
        <w:rPr>
          <w:rFonts w:asciiTheme="majorHAnsi" w:hAnsiTheme="majorHAnsi"/>
        </w:rPr>
        <w:t>元</w:t>
      </w:r>
    </w:p>
    <w:p w14:paraId="1C589E29" w14:textId="065509CC" w:rsid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</w:rPr>
        <w:t>3500</w:t>
      </w:r>
      <w:r w:rsidRPr="00C53D4A">
        <w:rPr>
          <w:rFonts w:asciiTheme="majorHAnsi" w:hAnsiTheme="majorHAnsi"/>
        </w:rPr>
        <w:t>元以上</w:t>
      </w:r>
    </w:p>
    <w:p w14:paraId="659D8EF2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</w:p>
    <w:p w14:paraId="5F6189FE" w14:textId="55061697" w:rsidR="00C53D4A" w:rsidRPr="00C53D4A" w:rsidRDefault="00C53D4A" w:rsidP="00C53D4A">
      <w:pPr>
        <w:pStyle w:val="a9"/>
        <w:numPr>
          <w:ilvl w:val="0"/>
          <w:numId w:val="17"/>
        </w:numPr>
        <w:rPr>
          <w:rFonts w:asciiTheme="majorHAnsi" w:hAnsiTheme="majorHAnsi"/>
        </w:rPr>
      </w:pPr>
      <w:bookmarkStart w:id="54" w:name="OLE_LINK2"/>
      <w:r w:rsidRPr="00C53D4A">
        <w:rPr>
          <w:rFonts w:asciiTheme="majorHAnsi" w:hAnsiTheme="majorHAnsi"/>
          <w:b/>
          <w:bCs/>
        </w:rPr>
        <w:t>对于</w:t>
      </w:r>
      <w:r w:rsidRPr="00C53D4A">
        <w:rPr>
          <w:rFonts w:asciiTheme="majorHAnsi" w:hAnsiTheme="majorHAnsi"/>
          <w:b/>
          <w:bCs/>
        </w:rPr>
        <w:t>AI</w:t>
      </w:r>
      <w:r w:rsidRPr="00C53D4A">
        <w:rPr>
          <w:rFonts w:asciiTheme="majorHAnsi" w:hAnsiTheme="majorHAnsi"/>
          <w:b/>
          <w:bCs/>
        </w:rPr>
        <w:t>工具产生的</w:t>
      </w:r>
      <w:r w:rsidRPr="00C53D4A">
        <w:rPr>
          <w:rFonts w:asciiTheme="majorHAnsi" w:hAnsiTheme="majorHAnsi"/>
          <w:b/>
          <w:bCs/>
        </w:rPr>
        <w:t>“</w:t>
      </w:r>
      <w:r w:rsidRPr="00C53D4A">
        <w:rPr>
          <w:rFonts w:asciiTheme="majorHAnsi" w:hAnsiTheme="majorHAnsi"/>
          <w:b/>
          <w:bCs/>
        </w:rPr>
        <w:t>幻觉</w:t>
      </w:r>
      <w:r w:rsidRPr="00C53D4A">
        <w:rPr>
          <w:rFonts w:asciiTheme="majorHAnsi" w:hAnsiTheme="majorHAnsi"/>
          <w:b/>
          <w:bCs/>
        </w:rPr>
        <w:t>”</w:t>
      </w:r>
      <w:r w:rsidRPr="00C53D4A">
        <w:rPr>
          <w:rFonts w:asciiTheme="majorHAnsi" w:hAnsiTheme="majorHAnsi"/>
          <w:b/>
          <w:bCs/>
        </w:rPr>
        <w:t>（即一本正经地胡说八道），您的容忍度是？</w:t>
      </w:r>
    </w:p>
    <w:p w14:paraId="3BF7D088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  <w:b/>
          <w:bCs/>
        </w:rPr>
        <w:t>零容忍</w:t>
      </w:r>
      <w:r w:rsidRPr="00C53D4A">
        <w:rPr>
          <w:rFonts w:asciiTheme="majorHAnsi" w:hAnsiTheme="majorHAnsi"/>
          <w:b/>
          <w:bCs/>
        </w:rPr>
        <w:t>:</w:t>
      </w:r>
      <w:r w:rsidRPr="00C53D4A">
        <w:rPr>
          <w:rFonts w:asciiTheme="majorHAnsi" w:hAnsiTheme="majorHAnsi"/>
        </w:rPr>
        <w:t xml:space="preserve"> </w:t>
      </w:r>
      <w:r w:rsidRPr="00C53D4A">
        <w:rPr>
          <w:rFonts w:asciiTheme="majorHAnsi" w:hAnsiTheme="majorHAnsi"/>
        </w:rPr>
        <w:t>哪怕一次错误都会导致我放弃使用（对应高准确性需求）。</w:t>
      </w:r>
    </w:p>
    <w:p w14:paraId="2D07C387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  <w:b/>
          <w:bCs/>
        </w:rPr>
        <w:t>中度容忍</w:t>
      </w:r>
      <w:r w:rsidRPr="00C53D4A">
        <w:rPr>
          <w:rFonts w:asciiTheme="majorHAnsi" w:hAnsiTheme="majorHAnsi"/>
          <w:b/>
          <w:bCs/>
        </w:rPr>
        <w:t>:</w:t>
      </w:r>
      <w:r w:rsidRPr="00C53D4A">
        <w:rPr>
          <w:rFonts w:asciiTheme="majorHAnsi" w:hAnsiTheme="majorHAnsi"/>
        </w:rPr>
        <w:t xml:space="preserve"> </w:t>
      </w:r>
      <w:r w:rsidRPr="00C53D4A">
        <w:rPr>
          <w:rFonts w:asciiTheme="majorHAnsi" w:hAnsiTheme="majorHAnsi"/>
        </w:rPr>
        <w:t>会自己核查，只要大体正确就行。</w:t>
      </w:r>
    </w:p>
    <w:p w14:paraId="1DE4EEE2" w14:textId="77777777" w:rsidR="00C53D4A" w:rsidRPr="00C53D4A" w:rsidRDefault="00C53D4A" w:rsidP="00C53D4A">
      <w:pPr>
        <w:pStyle w:val="a9"/>
        <w:rPr>
          <w:rFonts w:asciiTheme="majorHAnsi" w:hAnsiTheme="majorHAnsi"/>
        </w:rPr>
      </w:pPr>
      <w:r w:rsidRPr="00C53D4A">
        <w:rPr>
          <w:rFonts w:asciiTheme="majorHAnsi" w:hAnsiTheme="majorHAnsi"/>
          <w:b/>
          <w:bCs/>
        </w:rPr>
        <w:t>高容忍</w:t>
      </w:r>
      <w:r w:rsidRPr="00C53D4A">
        <w:rPr>
          <w:rFonts w:asciiTheme="majorHAnsi" w:hAnsiTheme="majorHAnsi"/>
          <w:b/>
          <w:bCs/>
        </w:rPr>
        <w:t>:</w:t>
      </w:r>
      <w:r w:rsidRPr="00C53D4A">
        <w:rPr>
          <w:rFonts w:asciiTheme="majorHAnsi" w:hAnsiTheme="majorHAnsi"/>
        </w:rPr>
        <w:t xml:space="preserve"> </w:t>
      </w:r>
      <w:r w:rsidRPr="00C53D4A">
        <w:rPr>
          <w:rFonts w:asciiTheme="majorHAnsi" w:hAnsiTheme="majorHAnsi"/>
        </w:rPr>
        <w:t>主要用来激发灵感，准确性不重要</w:t>
      </w:r>
    </w:p>
    <w:bookmarkEnd w:id="54"/>
    <w:p w14:paraId="5AFBAB43" w14:textId="77777777" w:rsidR="00C53D4A" w:rsidRDefault="00C53D4A" w:rsidP="00C53D4A">
      <w:pPr>
        <w:pStyle w:val="a9"/>
        <w:rPr>
          <w:ins w:id="55" w:author="xinyun lin" w:date="2026-01-21T15:43:00Z" w16du:dateUtc="2026-01-21T07:43:00Z"/>
          <w:rFonts w:asciiTheme="majorHAnsi" w:hAnsiTheme="majorHAnsi"/>
        </w:rPr>
      </w:pPr>
    </w:p>
    <w:p w14:paraId="332C2C5D" w14:textId="342D7DAB" w:rsidR="00267CE6" w:rsidRPr="00C53D4A" w:rsidRDefault="00267CE6" w:rsidP="00267CE6">
      <w:pPr>
        <w:pStyle w:val="a9"/>
        <w:numPr>
          <w:ilvl w:val="0"/>
          <w:numId w:val="17"/>
        </w:numPr>
        <w:rPr>
          <w:ins w:id="56" w:author="xinyun lin" w:date="2026-01-21T15:55:00Z" w16du:dateUtc="2026-01-21T07:55:00Z"/>
          <w:rFonts w:asciiTheme="majorHAnsi" w:hAnsiTheme="majorHAnsi"/>
        </w:rPr>
      </w:pPr>
      <w:ins w:id="57" w:author="xinyun lin" w:date="2026-01-21T15:55:00Z" w16du:dateUtc="2026-01-21T07:55:00Z">
        <w:r w:rsidRPr="00C53D4A">
          <w:rPr>
            <w:rFonts w:asciiTheme="majorHAnsi" w:hAnsiTheme="majorHAnsi"/>
            <w:b/>
            <w:bCs/>
          </w:rPr>
          <w:t>对于</w:t>
        </w:r>
        <w:r w:rsidRPr="00C53D4A">
          <w:rPr>
            <w:rFonts w:asciiTheme="majorHAnsi" w:hAnsiTheme="majorHAnsi"/>
            <w:b/>
            <w:bCs/>
          </w:rPr>
          <w:t>AI</w:t>
        </w:r>
        <w:r w:rsidRPr="00C53D4A">
          <w:rPr>
            <w:rFonts w:asciiTheme="majorHAnsi" w:hAnsiTheme="majorHAnsi"/>
            <w:b/>
            <w:bCs/>
          </w:rPr>
          <w:t>工具</w:t>
        </w:r>
        <w:r>
          <w:rPr>
            <w:rFonts w:asciiTheme="majorHAnsi" w:hAnsiTheme="majorHAnsi" w:hint="eastAsia"/>
            <w:b/>
            <w:bCs/>
          </w:rPr>
          <w:t>的现存问题中，最让您感到困扰的是什么</w:t>
        </w:r>
        <w:r w:rsidRPr="00C53D4A">
          <w:rPr>
            <w:rFonts w:asciiTheme="majorHAnsi" w:hAnsiTheme="majorHAnsi" w:hint="eastAsia"/>
            <w:b/>
            <w:bCs/>
          </w:rPr>
          <w:t>？</w:t>
        </w:r>
        <w:r>
          <w:rPr>
            <w:rFonts w:asciiTheme="majorHAnsi" w:hAnsiTheme="majorHAnsi" w:hint="eastAsia"/>
            <w:b/>
            <w:bCs/>
          </w:rPr>
          <w:t>【限选三项】</w:t>
        </w:r>
      </w:ins>
    </w:p>
    <w:p w14:paraId="60EEDD7A" w14:textId="09AD175A" w:rsidR="00627AED" w:rsidRDefault="00267CE6" w:rsidP="00C53D4A">
      <w:pPr>
        <w:pStyle w:val="a9"/>
        <w:rPr>
          <w:ins w:id="58" w:author="xinyun lin" w:date="2026-01-21T15:56:00Z" w16du:dateUtc="2026-01-21T07:56:00Z"/>
          <w:rFonts w:asciiTheme="majorHAnsi" w:hAnsiTheme="majorHAnsi"/>
          <w:b/>
          <w:bCs/>
        </w:rPr>
      </w:pPr>
      <w:ins w:id="59" w:author="xinyun lin" w:date="2026-01-21T15:55:00Z" w16du:dateUtc="2026-01-21T07:55:00Z">
        <w:r>
          <w:rPr>
            <w:rFonts w:asciiTheme="majorHAnsi" w:hAnsiTheme="majorHAnsi" w:hint="eastAsia"/>
            <w:b/>
            <w:bCs/>
          </w:rPr>
          <w:t>输出内容</w:t>
        </w:r>
      </w:ins>
      <w:ins w:id="60" w:author="xinyun lin" w:date="2026-01-21T15:56:00Z" w16du:dateUtc="2026-01-21T07:56:00Z">
        <w:r>
          <w:rPr>
            <w:rFonts w:asciiTheme="majorHAnsi" w:hAnsiTheme="majorHAnsi" w:hint="eastAsia"/>
            <w:b/>
            <w:bCs/>
          </w:rPr>
          <w:t>不真实、不准确</w:t>
        </w:r>
      </w:ins>
    </w:p>
    <w:p w14:paraId="23DFC25B" w14:textId="481E0864" w:rsidR="00267CE6" w:rsidRDefault="00267CE6" w:rsidP="00C53D4A">
      <w:pPr>
        <w:pStyle w:val="a9"/>
        <w:rPr>
          <w:ins w:id="61" w:author="xinyun lin" w:date="2026-01-21T16:00:00Z" w16du:dateUtc="2026-01-21T08:00:00Z"/>
          <w:rFonts w:asciiTheme="majorHAnsi" w:hAnsiTheme="majorHAnsi"/>
          <w:b/>
          <w:bCs/>
        </w:rPr>
      </w:pPr>
      <w:ins w:id="62" w:author="xinyun lin" w:date="2026-01-21T15:56:00Z" w16du:dateUtc="2026-01-21T07:56:00Z">
        <w:r>
          <w:rPr>
            <w:rFonts w:asciiTheme="majorHAnsi" w:hAnsiTheme="majorHAnsi" w:hint="eastAsia"/>
            <w:b/>
            <w:bCs/>
          </w:rPr>
          <w:t>输出内容缺乏创新性</w:t>
        </w:r>
      </w:ins>
    </w:p>
    <w:p w14:paraId="42FFA478" w14:textId="4EC0A899" w:rsidR="00267CE6" w:rsidRDefault="00267CE6" w:rsidP="00C53D4A">
      <w:pPr>
        <w:pStyle w:val="a9"/>
        <w:rPr>
          <w:ins w:id="63" w:author="xinyun lin" w:date="2026-01-21T16:01:00Z" w16du:dateUtc="2026-01-21T08:01:00Z"/>
          <w:rFonts w:asciiTheme="majorHAnsi" w:hAnsiTheme="majorHAnsi"/>
          <w:b/>
          <w:bCs/>
        </w:rPr>
      </w:pPr>
      <w:ins w:id="64" w:author="xinyun lin" w:date="2026-01-21T16:00:00Z" w16du:dateUtc="2026-01-21T08:00:00Z">
        <w:r>
          <w:rPr>
            <w:rFonts w:asciiTheme="majorHAnsi" w:hAnsiTheme="majorHAnsi" w:hint="eastAsia"/>
            <w:b/>
            <w:bCs/>
          </w:rPr>
          <w:t>生成内容存在偏见或歧视现象</w:t>
        </w:r>
      </w:ins>
    </w:p>
    <w:p w14:paraId="67B18392" w14:textId="11C58D8A" w:rsidR="00267CE6" w:rsidRDefault="00267CE6" w:rsidP="00C53D4A">
      <w:pPr>
        <w:pStyle w:val="a9"/>
        <w:rPr>
          <w:ins w:id="65" w:author="xinyun lin" w:date="2026-01-21T16:00:00Z" w16du:dateUtc="2026-01-21T08:00:00Z"/>
          <w:rFonts w:asciiTheme="majorHAnsi" w:hAnsiTheme="majorHAnsi"/>
          <w:b/>
          <w:bCs/>
        </w:rPr>
      </w:pPr>
      <w:ins w:id="66" w:author="xinyun lin" w:date="2026-01-21T16:01:00Z" w16du:dateUtc="2026-01-21T08:01:00Z">
        <w:r>
          <w:rPr>
            <w:rFonts w:asciiTheme="majorHAnsi" w:hAnsiTheme="majorHAnsi" w:hint="eastAsia"/>
            <w:b/>
            <w:bCs/>
          </w:rPr>
          <w:t>对复杂任务的处理能力有限</w:t>
        </w:r>
      </w:ins>
    </w:p>
    <w:p w14:paraId="06791136" w14:textId="2A9A4193" w:rsidR="00267CE6" w:rsidRPr="00267CE6" w:rsidRDefault="00267CE6" w:rsidP="00267CE6">
      <w:pPr>
        <w:pStyle w:val="a9"/>
        <w:rPr>
          <w:ins w:id="67" w:author="xinyun lin" w:date="2026-01-21T15:56:00Z" w16du:dateUtc="2026-01-21T07:56:00Z"/>
          <w:rFonts w:asciiTheme="majorHAnsi" w:hAnsiTheme="majorHAnsi"/>
          <w:b/>
          <w:bCs/>
          <w:rPrChange w:id="68" w:author="xinyun lin" w:date="2026-01-21T16:00:00Z" w16du:dateUtc="2026-01-21T08:00:00Z">
            <w:rPr>
              <w:ins w:id="69" w:author="xinyun lin" w:date="2026-01-21T15:56:00Z" w16du:dateUtc="2026-01-21T07:56:00Z"/>
            </w:rPr>
          </w:rPrChange>
        </w:rPr>
      </w:pPr>
      <w:ins w:id="70" w:author="xinyun lin" w:date="2026-01-21T16:00:00Z" w16du:dateUtc="2026-01-21T08:00:00Z">
        <w:r w:rsidRPr="00267CE6">
          <w:rPr>
            <w:rFonts w:asciiTheme="majorHAnsi" w:hAnsiTheme="majorHAnsi"/>
            <w:b/>
            <w:bCs/>
          </w:rPr>
          <w:t>过度依赖训练数据，对新兴事物或小众领域的认知有限</w:t>
        </w:r>
      </w:ins>
    </w:p>
    <w:p w14:paraId="3B04181E" w14:textId="77777777" w:rsidR="00267CE6" w:rsidRDefault="00267CE6" w:rsidP="00267CE6">
      <w:pPr>
        <w:pStyle w:val="a9"/>
        <w:rPr>
          <w:ins w:id="71" w:author="xinyun lin" w:date="2026-01-21T15:58:00Z" w16du:dateUtc="2026-01-21T07:58:00Z"/>
          <w:rFonts w:asciiTheme="majorHAnsi" w:hAnsiTheme="majorHAnsi"/>
          <w:b/>
          <w:bCs/>
        </w:rPr>
      </w:pPr>
      <w:ins w:id="72" w:author="xinyun lin" w:date="2026-01-21T15:56:00Z" w16du:dateUtc="2026-01-21T07:56:00Z">
        <w:r>
          <w:rPr>
            <w:rFonts w:asciiTheme="majorHAnsi" w:hAnsiTheme="majorHAnsi" w:hint="eastAsia"/>
            <w:b/>
            <w:bCs/>
          </w:rPr>
          <w:t>存在隐私泄露的可能性</w:t>
        </w:r>
      </w:ins>
    </w:p>
    <w:p w14:paraId="7190DF73" w14:textId="0D381180" w:rsidR="00267CE6" w:rsidRDefault="00267CE6" w:rsidP="00267CE6">
      <w:pPr>
        <w:pStyle w:val="a9"/>
        <w:rPr>
          <w:ins w:id="73" w:author="xinyun lin" w:date="2026-01-21T15:58:00Z" w16du:dateUtc="2026-01-21T07:58:00Z"/>
          <w:rFonts w:asciiTheme="majorHAnsi" w:hAnsiTheme="majorHAnsi"/>
          <w:b/>
          <w:bCs/>
        </w:rPr>
      </w:pPr>
      <w:ins w:id="74" w:author="xinyun lin" w:date="2026-01-21T15:58:00Z" w16du:dateUtc="2026-01-21T07:58:00Z">
        <w:r w:rsidRPr="00267CE6">
          <w:rPr>
            <w:rFonts w:asciiTheme="majorHAnsi" w:hAnsiTheme="majorHAnsi" w:hint="eastAsia"/>
            <w:b/>
            <w:bCs/>
            <w:rPrChange w:id="75" w:author="xinyun lin" w:date="2026-01-21T15:58:00Z" w16du:dateUtc="2026-01-21T07:58:00Z">
              <w:rPr>
                <w:rFonts w:hint="eastAsia"/>
              </w:rPr>
            </w:rPrChange>
          </w:rPr>
          <w:t>可能引发创作内容的版权归属争议</w:t>
        </w:r>
      </w:ins>
    </w:p>
    <w:p w14:paraId="43FF8FCB" w14:textId="4B4E3387" w:rsidR="00267CE6" w:rsidRDefault="00267CE6" w:rsidP="00267CE6">
      <w:pPr>
        <w:pStyle w:val="a9"/>
        <w:rPr>
          <w:ins w:id="76" w:author="xinyun lin" w:date="2026-01-21T16:00:00Z" w16du:dateUtc="2026-01-21T08:00:00Z"/>
          <w:rFonts w:asciiTheme="majorHAnsi" w:hAnsiTheme="majorHAnsi"/>
          <w:b/>
          <w:bCs/>
        </w:rPr>
      </w:pPr>
      <w:ins w:id="77" w:author="xinyun lin" w:date="2026-01-21T15:59:00Z" w16du:dateUtc="2026-01-21T07:59:00Z">
        <w:r>
          <w:rPr>
            <w:rFonts w:asciiTheme="majorHAnsi" w:hAnsiTheme="majorHAnsi" w:hint="eastAsia"/>
            <w:b/>
            <w:bCs/>
          </w:rPr>
          <w:t>长期使用可能导致使用者自主思考能力下降</w:t>
        </w:r>
      </w:ins>
    </w:p>
    <w:p w14:paraId="3DA4529F" w14:textId="759535D0" w:rsidR="00267CE6" w:rsidRPr="00267CE6" w:rsidRDefault="00267CE6" w:rsidP="00267CE6">
      <w:pPr>
        <w:pStyle w:val="a9"/>
        <w:rPr>
          <w:rFonts w:asciiTheme="majorHAnsi" w:hAnsiTheme="majorHAnsi"/>
          <w:b/>
          <w:bCs/>
          <w:rPrChange w:id="78" w:author="xinyun lin" w:date="2026-01-21T15:58:00Z" w16du:dateUtc="2026-01-21T07:58:00Z">
            <w:rPr/>
          </w:rPrChange>
        </w:rPr>
      </w:pPr>
      <w:ins w:id="79" w:author="xinyun lin" w:date="2026-01-21T16:00:00Z" w16du:dateUtc="2026-01-21T08:00:00Z">
        <w:r>
          <w:rPr>
            <w:rFonts w:asciiTheme="majorHAnsi" w:hAnsiTheme="majorHAnsi" w:hint="eastAsia"/>
            <w:b/>
            <w:bCs/>
          </w:rPr>
          <w:t>其他（请填写）</w:t>
        </w:r>
      </w:ins>
    </w:p>
    <w:sectPr w:rsidR="00267CE6" w:rsidRPr="00267CE6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xinyun lin" w:date="2026-01-21T16:01:00Z" w:initials="xl">
    <w:p w14:paraId="4EFBFAFB" w14:textId="45F2B930" w:rsidR="00A76D06" w:rsidRDefault="00A76D06">
      <w:pPr>
        <w:pStyle w:val="af4"/>
      </w:pPr>
      <w:r>
        <w:rPr>
          <w:rStyle w:val="af3"/>
        </w:rPr>
        <w:annotationRef/>
      </w:r>
      <w:r>
        <w:rPr>
          <w:rFonts w:hint="eastAsia"/>
        </w:rPr>
        <w:t>不建议出现</w:t>
      </w:r>
      <w:r>
        <w:rPr>
          <w:rFonts w:hint="eastAsia"/>
        </w:rPr>
        <w:t>chatGPT</w:t>
      </w:r>
      <w:r>
        <w:rPr>
          <w:rFonts w:hint="eastAsia"/>
        </w:rPr>
        <w:t>等科学上网才能使用的</w:t>
      </w:r>
      <w:r>
        <w:rPr>
          <w:rFonts w:hint="eastAsia"/>
        </w:rPr>
        <w:t>AI</w:t>
      </w:r>
      <w:r>
        <w:rPr>
          <w:rFonts w:hint="eastAsia"/>
        </w:rPr>
        <w:t>，容易被老师直接毙掉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FBFA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A98B2F" w16cex:dateUtc="2026-01-21T08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FBFAFB" w16cid:durableId="33A98B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864F" w14:textId="77777777" w:rsidR="00E71272" w:rsidRDefault="00E71272" w:rsidP="00E56BA2">
      <w:pPr>
        <w:spacing w:after="0" w:line="240" w:lineRule="auto"/>
      </w:pPr>
      <w:r>
        <w:separator/>
      </w:r>
    </w:p>
  </w:endnote>
  <w:endnote w:type="continuationSeparator" w:id="0">
    <w:p w14:paraId="2D57C1DB" w14:textId="77777777" w:rsidR="00E71272" w:rsidRDefault="00E71272" w:rsidP="00E56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580C7" w14:textId="77777777" w:rsidR="00E71272" w:rsidRDefault="00E71272" w:rsidP="00E56BA2">
      <w:pPr>
        <w:spacing w:after="0" w:line="240" w:lineRule="auto"/>
      </w:pPr>
      <w:r>
        <w:separator/>
      </w:r>
    </w:p>
  </w:footnote>
  <w:footnote w:type="continuationSeparator" w:id="0">
    <w:p w14:paraId="1E8B7E74" w14:textId="77777777" w:rsidR="00E71272" w:rsidRDefault="00E71272" w:rsidP="00E56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0D8A"/>
    <w:multiLevelType w:val="hybridMultilevel"/>
    <w:tmpl w:val="33301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F066A"/>
    <w:multiLevelType w:val="multilevel"/>
    <w:tmpl w:val="81A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0D1F"/>
    <w:multiLevelType w:val="multilevel"/>
    <w:tmpl w:val="3854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74C5"/>
    <w:multiLevelType w:val="multilevel"/>
    <w:tmpl w:val="1422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F02E3"/>
    <w:multiLevelType w:val="multilevel"/>
    <w:tmpl w:val="D1E8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E0C76"/>
    <w:multiLevelType w:val="multilevel"/>
    <w:tmpl w:val="6F5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F2679"/>
    <w:multiLevelType w:val="hybridMultilevel"/>
    <w:tmpl w:val="A476DB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A37B4"/>
    <w:multiLevelType w:val="hybridMultilevel"/>
    <w:tmpl w:val="1520E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17699"/>
    <w:multiLevelType w:val="multilevel"/>
    <w:tmpl w:val="1F4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B54B6"/>
    <w:multiLevelType w:val="multilevel"/>
    <w:tmpl w:val="433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90946"/>
    <w:multiLevelType w:val="multilevel"/>
    <w:tmpl w:val="05A6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9709D"/>
    <w:multiLevelType w:val="multilevel"/>
    <w:tmpl w:val="033A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023F9"/>
    <w:multiLevelType w:val="hybridMultilevel"/>
    <w:tmpl w:val="64E07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A7302"/>
    <w:multiLevelType w:val="hybridMultilevel"/>
    <w:tmpl w:val="A8FC3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CD1357"/>
    <w:multiLevelType w:val="multilevel"/>
    <w:tmpl w:val="489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02281"/>
    <w:multiLevelType w:val="hybridMultilevel"/>
    <w:tmpl w:val="B47C8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D9190E"/>
    <w:multiLevelType w:val="hybridMultilevel"/>
    <w:tmpl w:val="D626F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800EEA"/>
    <w:multiLevelType w:val="multilevel"/>
    <w:tmpl w:val="936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A0C9F"/>
    <w:multiLevelType w:val="multilevel"/>
    <w:tmpl w:val="BD9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F3FAF"/>
    <w:multiLevelType w:val="hybridMultilevel"/>
    <w:tmpl w:val="CA409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045987">
    <w:abstractNumId w:val="15"/>
  </w:num>
  <w:num w:numId="2" w16cid:durableId="1823960763">
    <w:abstractNumId w:val="12"/>
  </w:num>
  <w:num w:numId="3" w16cid:durableId="942494561">
    <w:abstractNumId w:val="0"/>
  </w:num>
  <w:num w:numId="4" w16cid:durableId="2107799102">
    <w:abstractNumId w:val="2"/>
  </w:num>
  <w:num w:numId="5" w16cid:durableId="502479704">
    <w:abstractNumId w:val="16"/>
  </w:num>
  <w:num w:numId="6" w16cid:durableId="1166820775">
    <w:abstractNumId w:val="13"/>
  </w:num>
  <w:num w:numId="7" w16cid:durableId="149100841">
    <w:abstractNumId w:val="19"/>
  </w:num>
  <w:num w:numId="8" w16cid:durableId="1356923567">
    <w:abstractNumId w:val="11"/>
  </w:num>
  <w:num w:numId="9" w16cid:durableId="1406953532">
    <w:abstractNumId w:val="18"/>
  </w:num>
  <w:num w:numId="10" w16cid:durableId="933057185">
    <w:abstractNumId w:val="7"/>
  </w:num>
  <w:num w:numId="11" w16cid:durableId="2127846874">
    <w:abstractNumId w:val="9"/>
  </w:num>
  <w:num w:numId="12" w16cid:durableId="472865956">
    <w:abstractNumId w:val="10"/>
  </w:num>
  <w:num w:numId="13" w16cid:durableId="1294100850">
    <w:abstractNumId w:val="14"/>
  </w:num>
  <w:num w:numId="14" w16cid:durableId="1443497146">
    <w:abstractNumId w:val="3"/>
  </w:num>
  <w:num w:numId="15" w16cid:durableId="450326681">
    <w:abstractNumId w:val="17"/>
  </w:num>
  <w:num w:numId="16" w16cid:durableId="282538197">
    <w:abstractNumId w:val="8"/>
  </w:num>
  <w:num w:numId="17" w16cid:durableId="413626046">
    <w:abstractNumId w:val="6"/>
  </w:num>
  <w:num w:numId="18" w16cid:durableId="510335968">
    <w:abstractNumId w:val="5"/>
  </w:num>
  <w:num w:numId="19" w16cid:durableId="1387415107">
    <w:abstractNumId w:val="1"/>
  </w:num>
  <w:num w:numId="20" w16cid:durableId="35219387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xinyun lin">
    <w15:presenceInfo w15:providerId="Windows Live" w15:userId="886f25670cab25d8"/>
  </w15:person>
  <w15:person w15:author="Grey Reger">
    <w15:presenceInfo w15:providerId="Windows Live" w15:userId="40fe5a5e20941f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7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B4"/>
    <w:rsid w:val="001F311E"/>
    <w:rsid w:val="00267CE6"/>
    <w:rsid w:val="002B3D05"/>
    <w:rsid w:val="002D5241"/>
    <w:rsid w:val="004265B4"/>
    <w:rsid w:val="004341B4"/>
    <w:rsid w:val="00506B2F"/>
    <w:rsid w:val="00512E5C"/>
    <w:rsid w:val="00535FE4"/>
    <w:rsid w:val="0062575B"/>
    <w:rsid w:val="00627AED"/>
    <w:rsid w:val="006E14C6"/>
    <w:rsid w:val="006F014A"/>
    <w:rsid w:val="008328DE"/>
    <w:rsid w:val="00967B27"/>
    <w:rsid w:val="009841C4"/>
    <w:rsid w:val="00A76D06"/>
    <w:rsid w:val="00A95722"/>
    <w:rsid w:val="00C53D4A"/>
    <w:rsid w:val="00DE648E"/>
    <w:rsid w:val="00E56BA2"/>
    <w:rsid w:val="00E71272"/>
    <w:rsid w:val="00F10B67"/>
    <w:rsid w:val="00F4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7E00F9"/>
  <w15:chartTrackingRefBased/>
  <w15:docId w15:val="{4A2C3AD9-E023-4F0D-BBA8-6EBD5A38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1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1B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1B4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4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34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41B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341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341B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341B4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341B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41B4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341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1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1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41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41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41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41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41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41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6BA2"/>
    <w:pPr>
      <w:tabs>
        <w:tab w:val="center" w:pos="4153"/>
        <w:tab w:val="right" w:pos="8306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E56BA2"/>
  </w:style>
  <w:style w:type="paragraph" w:styleId="af0">
    <w:name w:val="footer"/>
    <w:basedOn w:val="a"/>
    <w:link w:val="af1"/>
    <w:uiPriority w:val="99"/>
    <w:unhideWhenUsed/>
    <w:rsid w:val="00E56BA2"/>
    <w:pPr>
      <w:tabs>
        <w:tab w:val="center" w:pos="4153"/>
        <w:tab w:val="right" w:pos="8306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E56BA2"/>
  </w:style>
  <w:style w:type="paragraph" w:styleId="af2">
    <w:name w:val="Normal (Web)"/>
    <w:basedOn w:val="a"/>
    <w:uiPriority w:val="99"/>
    <w:unhideWhenUsed/>
    <w:rsid w:val="00C53D4A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3">
    <w:name w:val="annotation reference"/>
    <w:basedOn w:val="a0"/>
    <w:uiPriority w:val="99"/>
    <w:semiHidden/>
    <w:unhideWhenUsed/>
    <w:rsid w:val="002B3D05"/>
    <w:rPr>
      <w:sz w:val="21"/>
      <w:szCs w:val="21"/>
    </w:rPr>
  </w:style>
  <w:style w:type="paragraph" w:styleId="af4">
    <w:name w:val="annotation text"/>
    <w:basedOn w:val="a"/>
    <w:link w:val="af5"/>
    <w:uiPriority w:val="99"/>
    <w:unhideWhenUsed/>
    <w:rsid w:val="002B3D05"/>
  </w:style>
  <w:style w:type="character" w:customStyle="1" w:styleId="af5">
    <w:name w:val="批注文字 字符"/>
    <w:basedOn w:val="a0"/>
    <w:link w:val="af4"/>
    <w:uiPriority w:val="99"/>
    <w:rsid w:val="002B3D05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B3D05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2B3D05"/>
    <w:rPr>
      <w:b/>
      <w:bCs/>
    </w:rPr>
  </w:style>
  <w:style w:type="paragraph" w:styleId="af8">
    <w:name w:val="Revision"/>
    <w:hidden/>
    <w:uiPriority w:val="99"/>
    <w:semiHidden/>
    <w:rsid w:val="00627A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Reger</dc:creator>
  <cp:keywords/>
  <dc:description/>
  <cp:lastModifiedBy>Grey Reger</cp:lastModifiedBy>
  <cp:revision>7</cp:revision>
  <dcterms:created xsi:type="dcterms:W3CDTF">2026-01-21T06:13:00Z</dcterms:created>
  <dcterms:modified xsi:type="dcterms:W3CDTF">2026-01-21T10:34:00Z</dcterms:modified>
</cp:coreProperties>
</file>